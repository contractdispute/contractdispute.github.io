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40ED0F" w14:textId="77777777" w:rsidR="001C3CED" w:rsidRPr="00BA0B5D" w:rsidRDefault="001C3CED" w:rsidP="001C3CED">
      <w:pPr>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7CD33FEC" w14:textId="77777777" w:rsidR="001C3CED" w:rsidRPr="00BA0B5D" w:rsidRDefault="001C3CED" w:rsidP="001C3CED">
      <w:pPr>
        <w:autoSpaceDE w:val="0"/>
        <w:autoSpaceDN w:val="0"/>
        <w:adjustRightInd w:val="0"/>
        <w:spacing w:before="240" w:after="240" w:line="360" w:lineRule="auto"/>
        <w:jc w:val="both"/>
        <w:rPr>
          <w:rFonts w:ascii="Calibri" w:hAnsi="Calibri" w:cs="Calibri"/>
        </w:rPr>
      </w:pPr>
    </w:p>
    <w:p w14:paraId="4F483B04" w14:textId="3D705810" w:rsidR="001C3CED" w:rsidRPr="007225E6" w:rsidRDefault="001C3CED" w:rsidP="001C3CED">
      <w:pPr>
        <w:autoSpaceDE w:val="0"/>
        <w:autoSpaceDN w:val="0"/>
        <w:adjustRightInd w:val="0"/>
        <w:spacing w:before="240" w:after="240" w:line="360" w:lineRule="auto"/>
        <w:jc w:val="both"/>
        <w:rPr>
          <w:rFonts w:ascii="Calibri" w:hAnsi="Calibri" w:cs="Calibri"/>
          <w:b/>
          <w:i/>
        </w:rPr>
      </w:pPr>
      <w:r w:rsidRPr="007225E6">
        <w:rPr>
          <w:rFonts w:ascii="Calibri" w:hAnsi="Calibri" w:cs="Calibri"/>
          <w:b/>
          <w:i/>
        </w:rPr>
        <w:t xml:space="preserve">Re: </w:t>
      </w:r>
      <w:commentRangeStart w:id="1"/>
      <w:r w:rsidRPr="007225E6">
        <w:rPr>
          <w:rFonts w:ascii="Calibri" w:hAnsi="Calibri" w:cs="Calibri"/>
          <w:b/>
          <w:i/>
        </w:rPr>
        <w:t>Warwick House</w:t>
      </w:r>
      <w:commentRangeEnd w:id="1"/>
      <w:r w:rsidRPr="007225E6">
        <w:rPr>
          <w:rStyle w:val="CommentReference"/>
          <w:i/>
        </w:rPr>
        <w:commentReference w:id="1"/>
      </w:r>
      <w:r w:rsidRPr="007225E6">
        <w:rPr>
          <w:rFonts w:ascii="Calibri" w:hAnsi="Calibri" w:cs="Calibri"/>
          <w:b/>
          <w:i/>
        </w:rPr>
        <w:t>, 8 Addison Crescent, London W14 8JP (Title No: BGL25559) (the "London Property") Charge in favour of Barclays Bank Pic (the "Bank") dated 2 February 2009 (the "London</w:t>
      </w:r>
      <w:r>
        <w:rPr>
          <w:rFonts w:ascii="Calibri" w:hAnsi="Calibri" w:cs="Calibri"/>
          <w:b/>
          <w:i/>
        </w:rPr>
        <w:t xml:space="preserve"> </w:t>
      </w:r>
      <w:r w:rsidRPr="007225E6">
        <w:rPr>
          <w:rFonts w:ascii="Calibri" w:hAnsi="Calibri" w:cs="Calibri"/>
          <w:b/>
          <w:i/>
        </w:rPr>
        <w:t>Charge")</w:t>
      </w:r>
    </w:p>
    <w:p w14:paraId="210CF314" w14:textId="77777777" w:rsidR="001C3CED" w:rsidRPr="007225E6" w:rsidRDefault="001C3CED" w:rsidP="001C3CED">
      <w:pPr>
        <w:autoSpaceDE w:val="0"/>
        <w:autoSpaceDN w:val="0"/>
        <w:adjustRightInd w:val="0"/>
        <w:spacing w:before="240" w:after="240" w:line="360" w:lineRule="auto"/>
        <w:jc w:val="both"/>
        <w:rPr>
          <w:rFonts w:ascii="Calibri" w:hAnsi="Calibri" w:cs="Calibri"/>
          <w:b/>
          <w:bCs/>
          <w:i/>
        </w:rPr>
      </w:pPr>
      <w:r w:rsidRPr="007225E6">
        <w:rPr>
          <w:rFonts w:ascii="Calibri" w:hAnsi="Calibri" w:cs="Calibri"/>
          <w:b/>
          <w:i/>
        </w:rPr>
        <w:t xml:space="preserve">Our client: Nicola Johnson (formerly Nicola Takieddine) </w:t>
      </w:r>
    </w:p>
    <w:p w14:paraId="08D60BF4" w14:textId="77777777" w:rsidR="001C3CED" w:rsidRPr="007225E6" w:rsidRDefault="001C3CED" w:rsidP="001C3CED">
      <w:pPr>
        <w:pStyle w:val="Heading2"/>
        <w:keepNext w:val="0"/>
        <w:keepLines w:val="0"/>
        <w:spacing w:line="360" w:lineRule="auto"/>
      </w:pPr>
      <w:r w:rsidRPr="007225E6">
        <w:t>Introduction</w:t>
      </w:r>
    </w:p>
    <w:p w14:paraId="16954046" w14:textId="77777777" w:rsidR="001C3CED" w:rsidRPr="007B0555" w:rsidRDefault="001C3CED" w:rsidP="001C3CED">
      <w:pPr>
        <w:pStyle w:val="Heading4"/>
        <w:keepNext w:val="0"/>
        <w:keepLines w:val="0"/>
        <w:spacing w:before="240"/>
        <w:ind w:left="0" w:hanging="567"/>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1C3CED">
      <w:pPr>
        <w:pStyle w:val="Heading4"/>
        <w:keepNext w:val="0"/>
        <w:keepLines w:val="0"/>
        <w:spacing w:before="240"/>
        <w:ind w:left="0" w:hanging="567"/>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77777777" w:rsidR="001C3CED" w:rsidRPr="00BA0B5D" w:rsidRDefault="001C3CED" w:rsidP="001C3CED">
      <w:pPr>
        <w:pStyle w:val="Heading4"/>
        <w:keepNext w:val="0"/>
        <w:keepLines w:val="0"/>
        <w:spacing w:before="240"/>
        <w:ind w:left="0" w:hanging="567"/>
      </w:pPr>
      <w:commentRangeStart w:id="3"/>
      <w:r w:rsidRPr="00BA0B5D">
        <w:t>This liability is based upon the Bank’s involvement in a conspiracy with Ziad Takieddine, our client’s former husband, to injure our client using unlawful means. The Bank and its senior officers have committed several criminal offences, evidenced below, relating</w:t>
      </w:r>
      <w:r>
        <w:t xml:space="preserve">, </w:t>
      </w:r>
      <w:r w:rsidRPr="007B57F5">
        <w:rPr>
          <w:i/>
        </w:rPr>
        <w:t>inter alia</w:t>
      </w:r>
      <w:r>
        <w:t>,</w:t>
      </w:r>
      <w:r w:rsidRPr="00BA0B5D">
        <w:t xml:space="preserve"> to money launde</w:t>
      </w:r>
      <w:bookmarkStart w:id="4" w:name="_GoBack"/>
      <w:bookmarkEnd w:id="4"/>
      <w:r w:rsidRPr="00BA0B5D">
        <w:t>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p>
    <w:p w14:paraId="1FED138F" w14:textId="77777777" w:rsidR="001C3CED" w:rsidRDefault="001C3CED" w:rsidP="001C3CED">
      <w:pPr>
        <w:pStyle w:val="Heading4"/>
        <w:keepNext w:val="0"/>
        <w:keepLines w:val="0"/>
        <w:spacing w:before="240"/>
        <w:ind w:left="0" w:hanging="567"/>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and compliance procedures. </w:t>
      </w:r>
    </w:p>
    <w:p w14:paraId="65141409" w14:textId="77777777" w:rsidR="001C3CED" w:rsidRPr="00FF0B3B" w:rsidRDefault="001C3CED" w:rsidP="001C3CED">
      <w:pPr>
        <w:pStyle w:val="Heading4"/>
        <w:keepNext w:val="0"/>
        <w:keepLines w:val="0"/>
        <w:spacing w:before="240"/>
        <w:ind w:left="0" w:hanging="567"/>
      </w:pPr>
      <w:r>
        <w:t xml:space="preserve">In its effort to curry favour with Mr Takieddine, the Bank assisted </w:t>
      </w:r>
      <w:r w:rsidRPr="00FF0B3B">
        <w:t>Mr Takieddine to defraud our client and the French tax authorities</w:t>
      </w:r>
      <w:r>
        <w:t>.</w:t>
      </w:r>
    </w:p>
    <w:p w14:paraId="4E519B39" w14:textId="77777777" w:rsidR="001C3CED" w:rsidRDefault="001C3CED" w:rsidP="001C3CED">
      <w:pPr>
        <w:pStyle w:val="Heading4"/>
        <w:keepNext w:val="0"/>
        <w:keepLines w:val="0"/>
        <w:spacing w:before="240"/>
        <w:ind w:left="0" w:hanging="567"/>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p>
    <w:p w14:paraId="2BBCC083" w14:textId="77777777" w:rsidR="001C3CED" w:rsidRDefault="001C3CED" w:rsidP="001C3CED">
      <w:pPr>
        <w:pStyle w:val="Heading4"/>
        <w:keepNext w:val="0"/>
        <w:keepLines w:val="0"/>
        <w:spacing w:before="240"/>
        <w:ind w:left="0" w:hanging="567"/>
      </w:pPr>
      <w:r w:rsidRPr="00FF0B3B">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77777777" w:rsidR="001C3CED" w:rsidRDefault="001C3CED" w:rsidP="001C3CED">
      <w:pPr>
        <w:pStyle w:val="Heading4"/>
        <w:keepNext w:val="0"/>
        <w:keepLines w:val="0"/>
        <w:spacing w:before="240"/>
        <w:ind w:left="0" w:hanging="567"/>
      </w:pPr>
      <w:r w:rsidRPr="00FF0B3B">
        <w:t xml:space="preserve">Barclays is named in the </w:t>
      </w:r>
      <w:r>
        <w:t xml:space="preserve">French criminal </w:t>
      </w:r>
      <w:r w:rsidRPr="00FF0B3B">
        <w:t>proceedings, in the context of what the prosecutors have described as the “</w:t>
      </w:r>
      <w:commentRangeStart w:id="5"/>
      <w:r w:rsidRPr="00FF0B3B">
        <w:t>massive</w:t>
      </w:r>
      <w:commentRangeEnd w:id="5"/>
      <w:r>
        <w:rPr>
          <w:rStyle w:val="CommentReference"/>
        </w:rPr>
        <w:commentReference w:id="5"/>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  </w:t>
      </w:r>
    </w:p>
    <w:p w14:paraId="349570E2" w14:textId="77777777" w:rsidR="001C3CED" w:rsidRDefault="001C3CED" w:rsidP="001C3CED">
      <w:pPr>
        <w:pStyle w:val="Heading4"/>
        <w:keepNext w:val="0"/>
        <w:keepLines w:val="0"/>
        <w:spacing w:before="240"/>
        <w:ind w:left="0" w:hanging="567"/>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6"/>
      <w:r w:rsidRPr="00052C2D">
        <w:rPr>
          <w:i/>
        </w:rPr>
        <w:t>ensemble</w:t>
      </w:r>
      <w:commentRangeEnd w:id="6"/>
      <w:r>
        <w:rPr>
          <w:rStyle w:val="CommentReference"/>
          <w:rFonts w:asciiTheme="minorHAnsi" w:eastAsiaTheme="minorEastAsia" w:hAnsiTheme="minorHAnsi"/>
          <w:iCs w:val="0"/>
        </w:rPr>
        <w:commentReference w:id="6"/>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1C3CED">
      <w:pPr>
        <w:pStyle w:val="Heading2"/>
        <w:keepNext w:val="0"/>
        <w:keepLines w:val="0"/>
        <w:spacing w:line="360" w:lineRule="auto"/>
      </w:pPr>
      <w:r>
        <w:t>The Loans</w:t>
      </w:r>
    </w:p>
    <w:p w14:paraId="13D1D9D6" w14:textId="77777777" w:rsidR="001C3CED" w:rsidRDefault="001C3CED" w:rsidP="001C3CED">
      <w:pPr>
        <w:pStyle w:val="Heading4"/>
        <w:keepNext w:val="0"/>
        <w:keepLines w:val="0"/>
        <w:spacing w:before="240"/>
        <w:ind w:left="0" w:hanging="567"/>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1C3CED">
      <w:pPr>
        <w:pStyle w:val="Heading4"/>
        <w:keepNext w:val="0"/>
        <w:keepLines w:val="0"/>
        <w:spacing w:before="240"/>
        <w:ind w:left="0" w:hanging="567"/>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77777777" w:rsidR="001C3CED" w:rsidRDefault="001C3CED" w:rsidP="001C3CED">
      <w:pPr>
        <w:pStyle w:val="Heading4"/>
        <w:keepNext w:val="0"/>
        <w:keepLines w:val="0"/>
        <w:spacing w:before="240"/>
        <w:ind w:left="0" w:hanging="567"/>
      </w:pPr>
      <w:r>
        <w:t>Barclays extended the Loans to Mr Takieddine and transferred the proceeds to offshore locations in the knowledge that doing so would injure our client.  The Loans were secured against the couple’s matrimonial residences in the middle of divorce proceedings and were completed without the knowledge or consent of our client.  The Bank assisted Mr Takieddine to defraud our client in the divorce by transferring the proceeds of the Loans to offshore locations.</w:t>
      </w:r>
    </w:p>
    <w:p w14:paraId="0BEF25EA" w14:textId="77777777" w:rsidR="001C3CED" w:rsidRPr="00BA0B5D" w:rsidRDefault="001C3CED" w:rsidP="001C3CED">
      <w:pPr>
        <w:pStyle w:val="Heading2"/>
        <w:keepNext w:val="0"/>
        <w:keepLines w:val="0"/>
        <w:spacing w:line="360" w:lineRule="auto"/>
      </w:pPr>
      <w:commentRangeStart w:id="7"/>
      <w:commentRangeStart w:id="8"/>
      <w:r w:rsidRPr="00BA0B5D">
        <w:t>Parties</w:t>
      </w:r>
      <w:commentRangeEnd w:id="7"/>
      <w:r w:rsidRPr="00BA0B5D">
        <w:rPr>
          <w:rStyle w:val="CommentReference"/>
        </w:rPr>
        <w:commentReference w:id="7"/>
      </w:r>
      <w:commentRangeEnd w:id="8"/>
    </w:p>
    <w:p w14:paraId="708E40A5" w14:textId="77777777" w:rsidR="001C3CED" w:rsidRPr="00A24F34" w:rsidRDefault="001C3CED" w:rsidP="001C3CED">
      <w:pPr>
        <w:pStyle w:val="Heading3"/>
        <w:keepNext w:val="0"/>
        <w:keepLines w:val="0"/>
        <w:spacing w:before="240" w:after="240" w:line="360" w:lineRule="auto"/>
      </w:pPr>
      <w:r w:rsidRPr="00A24F34">
        <w:t xml:space="preserve">Ziad </w:t>
      </w:r>
      <w:commentRangeStart w:id="9"/>
      <w:r w:rsidRPr="00A24F34">
        <w:t>Takieddine</w:t>
      </w:r>
      <w:r w:rsidRPr="00A24F34">
        <w:rPr>
          <w:rStyle w:val="CommentReference"/>
          <w:sz w:val="22"/>
          <w:szCs w:val="22"/>
        </w:rPr>
        <w:commentReference w:id="8"/>
      </w:r>
      <w:commentRangeEnd w:id="9"/>
      <w:r>
        <w:rPr>
          <w:rStyle w:val="CommentReference"/>
          <w:rFonts w:asciiTheme="minorHAnsi" w:eastAsiaTheme="minorEastAsia" w:hAnsiTheme="minorHAnsi"/>
        </w:rPr>
        <w:commentReference w:id="9"/>
      </w:r>
    </w:p>
    <w:p w14:paraId="1C52F474" w14:textId="77777777" w:rsidR="001C3CED" w:rsidRDefault="001C3CED" w:rsidP="001C3CED">
      <w:pPr>
        <w:pStyle w:val="Heading4"/>
        <w:keepNext w:val="0"/>
        <w:keepLines w:val="0"/>
        <w:spacing w:before="240"/>
        <w:ind w:left="0" w:hanging="567"/>
      </w:pPr>
      <w:r w:rsidRPr="00BA0B5D">
        <w:t xml:space="preserve">Ziad Takieddine is a </w:t>
      </w:r>
      <w:r>
        <w:t>self-</w:t>
      </w:r>
      <w:commentRangeStart w:id="10"/>
      <w:r>
        <w:t>confessed</w:t>
      </w:r>
      <w:commentRangeEnd w:id="10"/>
      <w:r>
        <w:rPr>
          <w:rStyle w:val="CommentReference"/>
        </w:rPr>
        <w:commentReference w:id="10"/>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1C3CED">
      <w:pPr>
        <w:pStyle w:val="Heading4"/>
        <w:keepNext w:val="0"/>
        <w:keepLines w:val="0"/>
        <w:spacing w:before="240"/>
        <w:ind w:left="0" w:hanging="567"/>
      </w:pPr>
      <w:r>
        <w:t xml:space="preserve">Mr Takieddine’s campaign has included restructuring the ownership of </w:t>
      </w:r>
      <w:proofErr w:type="gramStart"/>
      <w:r>
        <w:t>all of</w:t>
      </w:r>
      <w:proofErr w:type="gramEnd"/>
      <w:r>
        <w:t xml:space="preserve">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11"/>
      <w:r w:rsidRPr="00D9369D">
        <w:rPr>
          <w:i/>
        </w:rPr>
        <w:t>existing</w:t>
      </w:r>
      <w:commentRangeEnd w:id="11"/>
      <w:r>
        <w:rPr>
          <w:rStyle w:val="CommentReference"/>
          <w:rFonts w:asciiTheme="minorHAnsi" w:eastAsiaTheme="minorEastAsia" w:hAnsiTheme="minorHAnsi"/>
          <w:iCs w:val="0"/>
        </w:rPr>
        <w:commentReference w:id="11"/>
      </w:r>
      <w:r w:rsidRPr="00D9369D">
        <w:rPr>
          <w:i/>
        </w:rPr>
        <w:t xml:space="preserve"> structure is to … reduce exposure to taxation and claims from creditors”</w:t>
      </w:r>
      <w:r>
        <w:t xml:space="preserve">.  </w:t>
      </w:r>
    </w:p>
    <w:p w14:paraId="735EB51A" w14:textId="77777777" w:rsidR="001C3CED" w:rsidRDefault="001C3CED" w:rsidP="001C3CED">
      <w:pPr>
        <w:pStyle w:val="Heading4"/>
        <w:keepNext w:val="0"/>
        <w:keepLines w:val="0"/>
        <w:spacing w:before="240"/>
        <w:ind w:left="0" w:hanging="567"/>
      </w:pPr>
      <w:r>
        <w:t xml:space="preserve">A February 2007 press article </w:t>
      </w:r>
      <w:commentRangeStart w:id="12"/>
      <w:r>
        <w:t>report</w:t>
      </w:r>
      <w:commentRangeEnd w:id="12"/>
      <w:r>
        <w:t>ed</w:t>
      </w:r>
      <w:r>
        <w:rPr>
          <w:rStyle w:val="CommentReference"/>
          <w:rFonts w:asciiTheme="minorHAnsi" w:eastAsiaTheme="minorEastAsia" w:hAnsiTheme="minorHAnsi"/>
          <w:iCs w:val="0"/>
        </w:rPr>
        <w:commentReference w:id="12"/>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1C3CED">
      <w:pPr>
        <w:pStyle w:val="Heading4"/>
        <w:keepNext w:val="0"/>
        <w:keepLines w:val="0"/>
        <w:spacing w:before="240"/>
        <w:ind w:left="0" w:hanging="567"/>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13"/>
      <w:r>
        <w:t xml:space="preserve">defraud </w:t>
      </w:r>
      <w:commentRangeEnd w:id="13"/>
      <w:r w:rsidR="00E75E85">
        <w:rPr>
          <w:rStyle w:val="CommentReference"/>
          <w:rFonts w:asciiTheme="minorHAnsi" w:eastAsiaTheme="minorEastAsia" w:hAnsiTheme="minorHAnsi"/>
          <w:iCs w:val="0"/>
        </w:rPr>
        <w:commentReference w:id="13"/>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1C3CED">
      <w:pPr>
        <w:pStyle w:val="Heading4"/>
        <w:keepNext w:val="0"/>
        <w:keepLines w:val="0"/>
        <w:spacing w:before="240"/>
        <w:ind w:left="0" w:hanging="567"/>
      </w:pPr>
      <w:r w:rsidRPr="00BA0B5D">
        <w:t xml:space="preserve">Mr Takieddine has </w:t>
      </w:r>
      <w:r>
        <w:t xml:space="preserve">already </w:t>
      </w:r>
      <w:r w:rsidRPr="00BA0B5D">
        <w:t xml:space="preserve">spent two </w:t>
      </w:r>
      <w:commentRangeStart w:id="14"/>
      <w:r w:rsidRPr="00BA0B5D">
        <w:t>spells</w:t>
      </w:r>
      <w:commentRangeEnd w:id="14"/>
      <w:r w:rsidRPr="00BA0B5D">
        <w:rPr>
          <w:rStyle w:val="CommentReference"/>
        </w:rPr>
        <w:commentReference w:id="14"/>
      </w:r>
      <w:r w:rsidRPr="00BA0B5D">
        <w:t xml:space="preserve"> in </w:t>
      </w:r>
      <w:r>
        <w:t xml:space="preserve">French </w:t>
      </w:r>
      <w:r w:rsidRPr="00BA0B5D">
        <w:t>prison</w:t>
      </w:r>
      <w:r>
        <w:t xml:space="preserve">.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w:t>
      </w:r>
      <w:proofErr w:type="gramStart"/>
      <w:r>
        <w:t>confiscated</w:t>
      </w:r>
      <w:proofErr w:type="gramEnd"/>
      <w:r>
        <w:t xml:space="preserve">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1C3CED">
      <w:pPr>
        <w:pStyle w:val="Heading4"/>
        <w:keepNext w:val="0"/>
        <w:keepLines w:val="0"/>
        <w:spacing w:before="240"/>
        <w:ind w:left="0" w:hanging="567"/>
      </w:pPr>
      <w:r w:rsidRPr="00BA0B5D">
        <w:t xml:space="preserve">Mr </w:t>
      </w:r>
      <w:commentRangeStart w:id="15"/>
      <w:r w:rsidRPr="00BA0B5D">
        <w:t>Takieddine</w:t>
      </w:r>
      <w:commentRangeEnd w:id="15"/>
      <w:r>
        <w:rPr>
          <w:rStyle w:val="CommentReference"/>
        </w:rPr>
        <w:commentReference w:id="15"/>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16"/>
      <w:r w:rsidRPr="00BA0B5D">
        <w:t>evasion</w:t>
      </w:r>
      <w:commentRangeEnd w:id="16"/>
      <w:r w:rsidRPr="00BA0B5D">
        <w:rPr>
          <w:rStyle w:val="CommentReference"/>
        </w:rPr>
        <w:commentReference w:id="16"/>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1C3CED">
      <w:pPr>
        <w:pStyle w:val="Heading4"/>
        <w:keepNext w:val="0"/>
        <w:keepLines w:val="0"/>
        <w:spacing w:before="240"/>
        <w:ind w:left="0" w:hanging="567"/>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1C3CED">
      <w:pPr>
        <w:pStyle w:val="Heading4"/>
        <w:keepNext w:val="0"/>
        <w:keepLines w:val="0"/>
        <w:spacing w:before="240"/>
        <w:ind w:left="0" w:hanging="567"/>
      </w:pPr>
      <w:r w:rsidRPr="00BA0B5D">
        <w:t xml:space="preserve">The French tax authorities have filed a criminal complaint demanding </w:t>
      </w:r>
      <w:bookmarkStart w:id="17" w:name="_Hlk535510800"/>
      <w:r w:rsidRPr="00BA0B5D">
        <w:t>€21,</w:t>
      </w:r>
      <w:commentRangeStart w:id="18"/>
      <w:r w:rsidRPr="00BA0B5D">
        <w:t>649</w:t>
      </w:r>
      <w:commentRangeEnd w:id="18"/>
      <w:r w:rsidRPr="00BA0B5D">
        <w:rPr>
          <w:rStyle w:val="CommentReference"/>
        </w:rPr>
        <w:commentReference w:id="18"/>
      </w:r>
      <w:r w:rsidRPr="00BA0B5D">
        <w:t>,731</w:t>
      </w:r>
      <w:bookmarkEnd w:id="17"/>
      <w:r w:rsidRPr="00BA0B5D">
        <w:t xml:space="preserve"> in respect of Mr Takieddine’s tax evasion and have placed his assets in France under penal </w:t>
      </w:r>
      <w:commentRangeStart w:id="19"/>
      <w:r w:rsidRPr="00BA0B5D">
        <w:t>seizure</w:t>
      </w:r>
      <w:commentRangeEnd w:id="19"/>
      <w:r w:rsidRPr="00BA0B5D">
        <w:rPr>
          <w:rStyle w:val="CommentReference"/>
        </w:rPr>
        <w:commentReference w:id="19"/>
      </w:r>
      <w:r w:rsidRPr="00BA0B5D">
        <w:t xml:space="preserve">.  </w:t>
      </w:r>
    </w:p>
    <w:p w14:paraId="4945794C" w14:textId="77777777" w:rsidR="001C3CED" w:rsidRPr="00BA0B5D" w:rsidRDefault="001C3CED" w:rsidP="001C3CED">
      <w:pPr>
        <w:pStyle w:val="Heading4"/>
        <w:keepNext w:val="0"/>
        <w:keepLines w:val="0"/>
        <w:spacing w:before="240"/>
        <w:ind w:left="0" w:hanging="567"/>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p>
    <w:p w14:paraId="094B2F28" w14:textId="77777777" w:rsidR="001C3CED" w:rsidRDefault="001C3CED" w:rsidP="001C3CED">
      <w:pPr>
        <w:pStyle w:val="Heading4"/>
        <w:keepNext w:val="0"/>
        <w:keepLines w:val="0"/>
        <w:spacing w:before="240"/>
        <w:ind w:left="0" w:hanging="567"/>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1C3CED">
      <w:pPr>
        <w:pStyle w:val="Heading4"/>
        <w:keepNext w:val="0"/>
        <w:keepLines w:val="0"/>
        <w:spacing w:before="240"/>
        <w:ind w:left="0" w:hanging="567"/>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xml:space="preserve">”) and the Bank was therefore required to conduct enhanced due diligence in its dealings with him.  </w:t>
      </w:r>
      <w:proofErr w:type="gramStart"/>
      <w:r>
        <w:t>In spite of</w:t>
      </w:r>
      <w:proofErr w:type="gramEnd"/>
      <w:r>
        <w:t xml:space="preserve"> Mr Takieddine’s unsavoury reputation and the obvious risk of financial crime, the Bank agreed to assist Mr Takieddine to defraud our client.</w:t>
      </w:r>
    </w:p>
    <w:p w14:paraId="14D0DCFB" w14:textId="77777777" w:rsidR="001C3CED" w:rsidRPr="00BA0B5D" w:rsidRDefault="001C3CED" w:rsidP="001C3CED">
      <w:pPr>
        <w:pStyle w:val="Heading3"/>
        <w:keepNext w:val="0"/>
        <w:keepLines w:val="0"/>
        <w:spacing w:before="240" w:after="240" w:line="360" w:lineRule="auto"/>
      </w:pPr>
      <w:proofErr w:type="spellStart"/>
      <w:r w:rsidRPr="00BA0B5D">
        <w:t>Amesys</w:t>
      </w:r>
      <w:proofErr w:type="spellEnd"/>
    </w:p>
    <w:p w14:paraId="2BBA46ED" w14:textId="77777777" w:rsidR="001C3CED" w:rsidRDefault="001C3CED" w:rsidP="001C3CED">
      <w:pPr>
        <w:pStyle w:val="Heading4"/>
        <w:keepNext w:val="0"/>
        <w:keepLines w:val="0"/>
        <w:spacing w:before="240"/>
        <w:ind w:left="0" w:hanging="567"/>
      </w:pPr>
      <w:r w:rsidRPr="00BA0B5D">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20"/>
      <w:r w:rsidRPr="00BA0B5D">
        <w:rPr>
          <w:i/>
        </w:rPr>
        <w:t>French</w:t>
      </w:r>
      <w:commentRangeEnd w:id="20"/>
      <w:r>
        <w:rPr>
          <w:rStyle w:val="CommentReference"/>
        </w:rPr>
        <w:commentReference w:id="20"/>
      </w:r>
      <w:r w:rsidRPr="00BA0B5D">
        <w:rPr>
          <w:i/>
        </w:rPr>
        <w:t xml:space="preserve"> and Libyan governments.  This contract has EUR 5M left to pay over the next 2 years.”</w:t>
      </w:r>
    </w:p>
    <w:p w14:paraId="243FBF5A" w14:textId="77777777" w:rsidR="001C3CED" w:rsidRDefault="001C3CED" w:rsidP="001C3CED">
      <w:pPr>
        <w:pStyle w:val="Heading4"/>
        <w:keepNext w:val="0"/>
        <w:keepLines w:val="0"/>
        <w:spacing w:before="240"/>
        <w:ind w:left="0" w:hanging="567"/>
      </w:pPr>
      <w:commentRangeStart w:id="21"/>
      <w:proofErr w:type="spellStart"/>
      <w:r w:rsidRPr="00BA0B5D">
        <w:t>Amesys</w:t>
      </w:r>
      <w:commentRangeEnd w:id="21"/>
      <w:proofErr w:type="spellEnd"/>
      <w:r>
        <w:rPr>
          <w:rStyle w:val="CommentReference"/>
        </w:rPr>
        <w:commentReference w:id="21"/>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22"/>
      <w:r w:rsidRPr="00BA0B5D">
        <w:rPr>
          <w:i/>
        </w:rPr>
        <w:t>elimination</w:t>
      </w:r>
      <w:commentRangeEnd w:id="22"/>
      <w:r>
        <w:rPr>
          <w:rStyle w:val="CommentReference"/>
        </w:rPr>
        <w:commentReference w:id="22"/>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1C3CED">
      <w:pPr>
        <w:pStyle w:val="Heading4"/>
        <w:keepNext w:val="0"/>
        <w:keepLines w:val="0"/>
        <w:spacing w:before="240"/>
        <w:ind w:left="0" w:hanging="567"/>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23"/>
      <w:r w:rsidRPr="00BA0B5D">
        <w:t>December</w:t>
      </w:r>
      <w:commentRangeEnd w:id="23"/>
      <w:r>
        <w:rPr>
          <w:rStyle w:val="CommentReference"/>
          <w:rFonts w:asciiTheme="minorHAnsi" w:eastAsiaTheme="minorEastAsia" w:hAnsiTheme="minorHAnsi"/>
          <w:iCs w:val="0"/>
        </w:rPr>
        <w:commentReference w:id="23"/>
      </w:r>
      <w:r w:rsidRPr="00BA0B5D">
        <w:t xml:space="preserve"> 2017:</w:t>
      </w:r>
    </w:p>
    <w:p w14:paraId="5F565EAE" w14:textId="77777777" w:rsidR="001C3CED" w:rsidRPr="00BA0B5D" w:rsidRDefault="001C3CED" w:rsidP="001C3CED">
      <w:pPr>
        <w:autoSpaceDE w:val="0"/>
        <w:autoSpaceDN w:val="0"/>
        <w:adjustRightInd w:val="0"/>
        <w:spacing w:before="240" w:after="240" w:line="360" w:lineRule="auto"/>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1C3CED">
      <w:pPr>
        <w:pStyle w:val="Heading4"/>
        <w:keepNext w:val="0"/>
        <w:keepLines w:val="0"/>
        <w:spacing w:before="240"/>
        <w:ind w:left="0" w:hanging="56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24"/>
      <w:r w:rsidRPr="00557738">
        <w:t>million</w:t>
      </w:r>
      <w:commentRangeEnd w:id="24"/>
      <w:r>
        <w:rPr>
          <w:rStyle w:val="CommentReference"/>
        </w:rPr>
        <w:commentReference w:id="24"/>
      </w:r>
      <w:r w:rsidRPr="00557738">
        <w:t xml:space="preserve"> euros in instalments.  The payments were made to </w:t>
      </w:r>
      <w:r>
        <w:t xml:space="preserve">Mr Takieddine’s </w:t>
      </w:r>
      <w:commentRangeStart w:id="25"/>
      <w:r w:rsidRPr="00557738">
        <w:t>secret</w:t>
      </w:r>
      <w:commentRangeEnd w:id="25"/>
      <w:r>
        <w:rPr>
          <w:rStyle w:val="CommentReference"/>
        </w:rPr>
        <w:commentReference w:id="25"/>
      </w:r>
      <w:r w:rsidRPr="00557738">
        <w:t xml:space="preserve"> bank account</w:t>
      </w:r>
      <w:r>
        <w:t>s</w:t>
      </w:r>
      <w:r w:rsidRPr="00557738">
        <w:t xml:space="preserve"> in Lebanon, not declared to the French tax authorities.</w:t>
      </w:r>
    </w:p>
    <w:p w14:paraId="7FEA07A4" w14:textId="77777777" w:rsidR="001C3CED" w:rsidRDefault="001C3CED" w:rsidP="001C3CED">
      <w:pPr>
        <w:pStyle w:val="Heading4"/>
        <w:keepNext w:val="0"/>
        <w:keepLines w:val="0"/>
        <w:spacing w:before="240"/>
        <w:ind w:left="0" w:hanging="567"/>
      </w:pPr>
      <w:r>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1C3CED">
      <w:pPr>
        <w:pStyle w:val="Heading4"/>
        <w:keepNext w:val="0"/>
        <w:keepLines w:val="0"/>
        <w:spacing w:before="240"/>
        <w:ind w:left="0" w:hanging="567"/>
        <w:rPr>
          <w:color w:val="808080" w:themeColor="background1" w:themeShade="80"/>
        </w:rPr>
      </w:pPr>
      <w:r w:rsidRPr="00327647">
        <w:rPr>
          <w:color w:val="808080" w:themeColor="background1" w:themeShade="80"/>
        </w:rPr>
        <w:t xml:space="preserve">By advancing funds to Mr Takieddine in the expectation that these would be repaid via the </w:t>
      </w:r>
      <w:proofErr w:type="spellStart"/>
      <w:r w:rsidRPr="00327647">
        <w:rPr>
          <w:color w:val="808080" w:themeColor="background1" w:themeShade="80"/>
        </w:rPr>
        <w:t>Amesys</w:t>
      </w:r>
      <w:proofErr w:type="spellEnd"/>
      <w:r w:rsidRPr="00327647">
        <w:rPr>
          <w:color w:val="808080" w:themeColor="background1" w:themeShade="80"/>
        </w:rPr>
        <w:t xml:space="preserve"> contract, Barclays effectively financed Mr Takieddine’s 10% share of a contract to supply equipment associated with </w:t>
      </w:r>
      <w:commentRangeStart w:id="26"/>
      <w:r w:rsidRPr="00327647">
        <w:rPr>
          <w:color w:val="808080" w:themeColor="background1" w:themeShade="80"/>
        </w:rPr>
        <w:t>torture</w:t>
      </w:r>
      <w:commentRangeEnd w:id="26"/>
      <w:r w:rsidRPr="00327647">
        <w:rPr>
          <w:rStyle w:val="CommentReference"/>
          <w:rFonts w:asciiTheme="minorHAnsi" w:eastAsiaTheme="minorEastAsia" w:hAnsiTheme="minorHAnsi"/>
          <w:iCs w:val="0"/>
          <w:color w:val="808080" w:themeColor="background1" w:themeShade="80"/>
        </w:rPr>
        <w:commentReference w:id="26"/>
      </w:r>
      <w:r w:rsidRPr="00327647">
        <w:rPr>
          <w:color w:val="808080" w:themeColor="background1" w:themeShade="80"/>
        </w:rPr>
        <w:t xml:space="preserve"> to a convicted </w:t>
      </w:r>
      <w:commentRangeStart w:id="27"/>
      <w:r w:rsidRPr="00327647">
        <w:rPr>
          <w:color w:val="808080" w:themeColor="background1" w:themeShade="80"/>
        </w:rPr>
        <w:t>terrorist</w:t>
      </w:r>
      <w:commentRangeEnd w:id="27"/>
      <w:r>
        <w:rPr>
          <w:rStyle w:val="CommentReference"/>
          <w:rFonts w:asciiTheme="minorHAnsi" w:eastAsiaTheme="minorEastAsia" w:hAnsiTheme="minorHAnsi"/>
          <w:iCs w:val="0"/>
        </w:rPr>
        <w:commentReference w:id="27"/>
      </w:r>
      <w:r w:rsidRPr="00327647">
        <w:rPr>
          <w:color w:val="808080" w:themeColor="background1" w:themeShade="80"/>
        </w:rPr>
        <w:t xml:space="preserve"> and agreed to launder Mr Takieddine’s proceeds from the transaction and to assist him to evade French taxes.</w:t>
      </w:r>
      <w:r>
        <w:rPr>
          <w:color w:val="808080" w:themeColor="background1" w:themeShade="80"/>
        </w:rPr>
        <w:t xml:space="preserve"> </w:t>
      </w:r>
    </w:p>
    <w:p w14:paraId="79D2D8E2" w14:textId="77777777" w:rsidR="001C3CED" w:rsidRPr="00993557" w:rsidRDefault="001C3CED" w:rsidP="001C3CED">
      <w:pPr>
        <w:pStyle w:val="Heading3"/>
        <w:keepNext w:val="0"/>
        <w:keepLines w:val="0"/>
        <w:spacing w:before="240" w:after="240" w:line="360" w:lineRule="auto"/>
      </w:pPr>
      <w:r w:rsidRPr="00993557">
        <w:t xml:space="preserve">Abdullah </w:t>
      </w:r>
      <w:commentRangeStart w:id="28"/>
      <w:r w:rsidRPr="00993557">
        <w:t>Senussi</w:t>
      </w:r>
      <w:commentRangeEnd w:id="28"/>
      <w:r>
        <w:rPr>
          <w:rStyle w:val="CommentReference"/>
        </w:rPr>
        <w:commentReference w:id="28"/>
      </w:r>
    </w:p>
    <w:p w14:paraId="28D73CC1" w14:textId="77777777" w:rsidR="001C3CED" w:rsidRPr="00BA0B5D" w:rsidRDefault="001C3CED" w:rsidP="001C3CED">
      <w:pPr>
        <w:pStyle w:val="Heading4"/>
        <w:keepNext w:val="0"/>
        <w:keepLines w:val="0"/>
        <w:spacing w:before="240"/>
        <w:ind w:left="0" w:hanging="567"/>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1C3CED">
      <w:pPr>
        <w:pStyle w:val="Heading4"/>
        <w:keepNext w:val="0"/>
        <w:keepLines w:val="0"/>
        <w:spacing w:before="240"/>
        <w:ind w:left="0" w:hanging="567"/>
      </w:pPr>
      <w:r w:rsidRPr="00D318F4">
        <w:t xml:space="preserve">Ziad Takieddine’s </w:t>
      </w:r>
      <w:commentRangeStart w:id="29"/>
      <w:r w:rsidRPr="00D318F4">
        <w:t>principal</w:t>
      </w:r>
      <w:commentRangeEnd w:id="29"/>
      <w:r>
        <w:rPr>
          <w:rStyle w:val="CommentReference"/>
        </w:rPr>
        <w:commentReference w:id="29"/>
      </w:r>
      <w:r w:rsidRPr="00D318F4">
        <w:t xml:space="preserve"> contact in Libya was Abdullah Senussi, Gaddafi’s right-hand man, brother-in-law and intelligence chief.  The surveillance equipment was for </w:t>
      </w:r>
      <w:commentRangeStart w:id="30"/>
      <w:r w:rsidRPr="00D318F4">
        <w:t>Senussi’s</w:t>
      </w:r>
      <w:commentRangeEnd w:id="30"/>
      <w:r>
        <w:rPr>
          <w:rStyle w:val="CommentReference"/>
        </w:rPr>
        <w:commentReference w:id="30"/>
      </w:r>
      <w:r w:rsidRPr="00D318F4">
        <w:t xml:space="preserve"> secret police</w:t>
      </w:r>
      <w:r>
        <w:t xml:space="preserve">; it was Senussi who gave Takieddine </w:t>
      </w:r>
      <w:commentRangeStart w:id="31"/>
      <w:r>
        <w:t>millions</w:t>
      </w:r>
      <w:commentRangeEnd w:id="31"/>
      <w:r>
        <w:rPr>
          <w:rStyle w:val="CommentReference"/>
          <w:rFonts w:asciiTheme="minorHAnsi" w:eastAsiaTheme="minorEastAsia" w:hAnsiTheme="minorHAnsi"/>
          <w:iCs w:val="0"/>
        </w:rPr>
        <w:commentReference w:id="31"/>
      </w:r>
      <w:r>
        <w:t xml:space="preserve"> of euros in cash to take to Sarkozy in 2006 to finance his forthcoming election campaign.  </w:t>
      </w:r>
    </w:p>
    <w:p w14:paraId="680B9924" w14:textId="77777777" w:rsidR="001C3CED" w:rsidRPr="00A8324D" w:rsidRDefault="001C3CED" w:rsidP="001C3CED">
      <w:pPr>
        <w:pStyle w:val="Heading4"/>
        <w:keepNext w:val="0"/>
        <w:keepLines w:val="0"/>
        <w:spacing w:before="240"/>
        <w:ind w:left="0" w:hanging="567"/>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32"/>
      <w:r w:rsidRPr="00A8324D">
        <w:t>sentenced</w:t>
      </w:r>
      <w:commentRangeEnd w:id="32"/>
      <w:r>
        <w:rPr>
          <w:rStyle w:val="CommentReference"/>
          <w:rFonts w:asciiTheme="minorHAnsi" w:eastAsiaTheme="minorEastAsia" w:hAnsiTheme="minorHAnsi"/>
          <w:iCs w:val="0"/>
        </w:rPr>
        <w:commentReference w:id="32"/>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1C3CED">
      <w:pPr>
        <w:pStyle w:val="Heading4"/>
        <w:keepNext w:val="0"/>
        <w:keepLines w:val="0"/>
        <w:spacing w:before="240"/>
        <w:ind w:left="0" w:hanging="567"/>
      </w:pPr>
      <w:r w:rsidRPr="00711214">
        <w:t xml:space="preserve">Senussi is believed to have been responsible for the 1996 </w:t>
      </w:r>
      <w:commentRangeStart w:id="33"/>
      <w:r w:rsidRPr="00711214">
        <w:t>massacre</w:t>
      </w:r>
      <w:commentRangeEnd w:id="33"/>
      <w:r>
        <w:rPr>
          <w:rStyle w:val="CommentReference"/>
          <w:rFonts w:asciiTheme="minorHAnsi" w:eastAsiaTheme="minorEastAsia" w:hAnsiTheme="minorHAnsi"/>
          <w:iCs w:val="0"/>
        </w:rPr>
        <w:commentReference w:id="33"/>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1C3CED">
      <w:pPr>
        <w:pStyle w:val="Heading4"/>
        <w:keepNext w:val="0"/>
        <w:keepLines w:val="0"/>
        <w:spacing w:before="240"/>
        <w:ind w:left="0" w:hanging="567"/>
      </w:pPr>
      <w:r w:rsidRPr="00711214">
        <w:t xml:space="preserve">On 16 May 2011, the International Criminal Court issued an arrest warrant for Senussi, charging him as </w:t>
      </w:r>
      <w:r w:rsidRPr="00CE685E">
        <w:rPr>
          <w:i/>
        </w:rPr>
        <w:t xml:space="preserve">“criminally responsible as an indirect perpetrator for murder and persecution committed as crimes against </w:t>
      </w:r>
      <w:commentRangeStart w:id="34"/>
      <w:r w:rsidRPr="00CE685E">
        <w:rPr>
          <w:i/>
        </w:rPr>
        <w:t>humanity</w:t>
      </w:r>
      <w:commentRangeEnd w:id="34"/>
      <w:r w:rsidRPr="00CE685E">
        <w:rPr>
          <w:rStyle w:val="CommentReference"/>
          <w:i/>
        </w:rPr>
        <w:commentReference w:id="34"/>
      </w:r>
      <w:r w:rsidRPr="00CE685E">
        <w:rPr>
          <w:i/>
        </w:rPr>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1C3CED">
      <w:pPr>
        <w:pStyle w:val="Heading4"/>
        <w:keepNext w:val="0"/>
        <w:keepLines w:val="0"/>
        <w:spacing w:before="240"/>
        <w:ind w:left="0" w:hanging="567"/>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1C3CED">
      <w:pPr>
        <w:pStyle w:val="Heading4"/>
        <w:keepNext w:val="0"/>
        <w:keepLines w:val="0"/>
        <w:spacing w:before="240"/>
        <w:ind w:left="0" w:hanging="567"/>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intelligence service</w:t>
      </w:r>
      <w:r>
        <w:t>, headed by</w:t>
      </w:r>
      <w:r w:rsidRPr="00BA0B5D">
        <w:t xml:space="preserve"> Mr </w:t>
      </w:r>
      <w:commentRangeStart w:id="35"/>
      <w:r w:rsidRPr="00BA0B5D">
        <w:t>Senussi</w:t>
      </w:r>
      <w:commentRangeEnd w:id="35"/>
      <w:r w:rsidRPr="00BA0B5D">
        <w:rPr>
          <w:rStyle w:val="CommentReference"/>
        </w:rPr>
        <w:commentReference w:id="35"/>
      </w:r>
      <w:r>
        <w:t>, a convicted terrorist,</w:t>
      </w:r>
      <w:r w:rsidRPr="00BA0B5D">
        <w:t xml:space="preserve"> and that the payments to Mr Takieddine were to be made to his secret accounts in Lebanon.</w:t>
      </w:r>
    </w:p>
    <w:p w14:paraId="46847D56" w14:textId="77777777" w:rsidR="001C3CED" w:rsidRPr="00BA0B5D" w:rsidRDefault="001C3CED" w:rsidP="001C3CED">
      <w:pPr>
        <w:pStyle w:val="Heading3"/>
        <w:keepNext w:val="0"/>
        <w:keepLines w:val="0"/>
        <w:spacing w:before="240" w:after="240" w:line="360" w:lineRule="auto"/>
      </w:pPr>
      <w:r w:rsidRPr="00BA0B5D">
        <w:t xml:space="preserve">Marc </w:t>
      </w:r>
      <w:proofErr w:type="spellStart"/>
      <w:r w:rsidRPr="00BA0B5D">
        <w:t>Bonnant</w:t>
      </w:r>
      <w:proofErr w:type="spellEnd"/>
    </w:p>
    <w:p w14:paraId="63C91C44" w14:textId="77777777" w:rsidR="001C3CED" w:rsidRDefault="001C3CED" w:rsidP="001C3CED">
      <w:pPr>
        <w:pStyle w:val="Heading4"/>
        <w:keepNext w:val="0"/>
        <w:keepLines w:val="0"/>
        <w:spacing w:before="240"/>
        <w:ind w:left="0" w:hanging="567"/>
      </w:pPr>
      <w:r>
        <w:t xml:space="preserve">Marc BONNANT is a Geneva lawyer of </w:t>
      </w:r>
      <w:commentRangeStart w:id="36"/>
      <w:r>
        <w:t>dubious</w:t>
      </w:r>
      <w:commentRangeEnd w:id="36"/>
      <w:r w:rsidR="00E75E85">
        <w:rPr>
          <w:rStyle w:val="CommentReference"/>
          <w:rFonts w:asciiTheme="minorHAnsi" w:eastAsiaTheme="minorEastAsia" w:hAnsiTheme="minorHAnsi"/>
          <w:iCs w:val="0"/>
        </w:rPr>
        <w:commentReference w:id="36"/>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37"/>
      <w:r w:rsidRPr="00BA0B5D">
        <w:t>176</w:t>
      </w:r>
      <w:commentRangeEnd w:id="37"/>
      <w:r>
        <w:rPr>
          <w:rStyle w:val="CommentReference"/>
          <w:rFonts w:asciiTheme="minorHAnsi" w:eastAsiaTheme="minorEastAsia" w:hAnsiTheme="minorHAnsi"/>
          <w:iCs w:val="0"/>
        </w:rPr>
        <w:commentReference w:id="3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38"/>
      <w:r>
        <w:t>dealing</w:t>
      </w:r>
      <w:commentRangeEnd w:id="38"/>
      <w:r>
        <w:rPr>
          <w:rStyle w:val="CommentReference"/>
          <w:rFonts w:asciiTheme="minorHAnsi" w:eastAsiaTheme="minorEastAsia" w:hAnsiTheme="minorHAnsi"/>
          <w:iCs w:val="0"/>
        </w:rPr>
        <w:commentReference w:id="38"/>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1C3CED">
      <w:pPr>
        <w:pStyle w:val="Heading4"/>
        <w:keepNext w:val="0"/>
        <w:keepLines w:val="0"/>
        <w:spacing w:before="240"/>
        <w:ind w:left="0" w:hanging="567"/>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1C3CED">
      <w:pPr>
        <w:pStyle w:val="Heading4"/>
        <w:keepNext w:val="0"/>
        <w:keepLines w:val="0"/>
        <w:spacing w:before="240"/>
        <w:ind w:left="0" w:hanging="567"/>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 xml:space="preserve">arwick Estates Limited, whereby Barclays advanced £6,000,000 to Mr Takieddine via the English Loan transaction which was designed to </w:t>
      </w:r>
      <w:proofErr w:type="gramStart"/>
      <w:r>
        <w:t>injure</w:t>
      </w:r>
      <w:proofErr w:type="gramEnd"/>
      <w:r>
        <w:t xml:space="preserve"> and which did severely injure our client.</w:t>
      </w:r>
    </w:p>
    <w:p w14:paraId="1E1D5773" w14:textId="77777777" w:rsidR="001C3CED" w:rsidRDefault="001C3CED" w:rsidP="001C3CED">
      <w:pPr>
        <w:pStyle w:val="Heading4"/>
        <w:keepNext w:val="0"/>
        <w:keepLines w:val="0"/>
        <w:spacing w:before="240"/>
        <w:ind w:left="0" w:hanging="567"/>
      </w:pPr>
      <w:r>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w:t>
      </w:r>
      <w:proofErr w:type="gramStart"/>
      <w:r>
        <w:t>seeking to have</w:t>
      </w:r>
      <w:proofErr w:type="gramEnd"/>
      <w:r>
        <w:t xml:space="preser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1C3CED">
      <w:pPr>
        <w:pStyle w:val="Heading4"/>
        <w:keepNext w:val="0"/>
        <w:keepLines w:val="0"/>
        <w:spacing w:before="240"/>
        <w:ind w:left="0" w:hanging="567"/>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1C3CED">
      <w:pPr>
        <w:pStyle w:val="Heading4"/>
        <w:keepNext w:val="0"/>
        <w:keepLines w:val="0"/>
        <w:spacing w:before="240"/>
        <w:ind w:left="0" w:hanging="567"/>
      </w:pPr>
      <w:r>
        <w:t xml:space="preserve">It is not known what was BARCLAYS’s </w:t>
      </w:r>
      <w:commentRangeStart w:id="39"/>
      <w:r>
        <w:t>knowledge</w:t>
      </w:r>
      <w:commentRangeEnd w:id="39"/>
      <w:r>
        <w:rPr>
          <w:rStyle w:val="CommentReference"/>
          <w:rFonts w:asciiTheme="minorHAnsi" w:eastAsiaTheme="minorEastAsia" w:hAnsiTheme="minorHAnsi"/>
          <w:iCs w:val="0"/>
        </w:rPr>
        <w:commentReference w:id="39"/>
      </w:r>
      <w:r>
        <w:t xml:space="preserve"> of, or involvement in, the fraudulent 2010 possession proceedings designed to injure our client.</w:t>
      </w:r>
    </w:p>
    <w:p w14:paraId="62B37C10" w14:textId="77777777" w:rsidR="001C3CED" w:rsidRPr="00BA0B5D" w:rsidRDefault="001C3CED" w:rsidP="001C3CED">
      <w:pPr>
        <w:pStyle w:val="Heading3"/>
        <w:keepNext w:val="0"/>
        <w:keepLines w:val="0"/>
        <w:spacing w:before="240" w:after="240" w:line="360" w:lineRule="auto"/>
      </w:pPr>
      <w:r w:rsidRPr="00BA0B5D">
        <w:t>Alain France</w:t>
      </w:r>
    </w:p>
    <w:p w14:paraId="1AAB4B34" w14:textId="77777777" w:rsidR="001C3CED" w:rsidRDefault="001C3CED" w:rsidP="001C3CED">
      <w:pPr>
        <w:pStyle w:val="Heading4"/>
        <w:keepNext w:val="0"/>
        <w:keepLines w:val="0"/>
        <w:spacing w:before="240"/>
        <w:ind w:left="0" w:hanging="567"/>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40"/>
      <w:r w:rsidRPr="000C10F0">
        <w:rPr>
          <w:b/>
        </w:rPr>
        <w:t>Property</w:t>
      </w:r>
      <w:commentRangeEnd w:id="40"/>
      <w:r w:rsidRPr="00BA0B5D">
        <w:rPr>
          <w:rStyle w:val="CommentReference"/>
        </w:rPr>
        <w:commentReference w:id="40"/>
      </w:r>
      <w:r>
        <w:t>”</w:t>
      </w:r>
      <w:r w:rsidRPr="00BA0B5D">
        <w:t>).</w:t>
      </w:r>
    </w:p>
    <w:p w14:paraId="3870D81E" w14:textId="77777777" w:rsidR="001C3CED" w:rsidRDefault="001C3CED" w:rsidP="001C3CED">
      <w:pPr>
        <w:pStyle w:val="Heading4"/>
        <w:keepNext w:val="0"/>
        <w:keepLines w:val="0"/>
        <w:spacing w:before="240"/>
        <w:ind w:left="0" w:hanging="567"/>
      </w:pPr>
      <w:r>
        <w:t xml:space="preserve">Alain France had been involved in Mr Takieddine’s schemes to </w:t>
      </w:r>
      <w:commentRangeStart w:id="41"/>
      <w:r>
        <w:t>defraud</w:t>
      </w:r>
      <w:commentRangeEnd w:id="41"/>
      <w:r w:rsidR="00E75E85">
        <w:rPr>
          <w:rStyle w:val="CommentReference"/>
          <w:rFonts w:asciiTheme="minorHAnsi" w:eastAsiaTheme="minorEastAsia" w:hAnsiTheme="minorHAnsi"/>
          <w:iCs w:val="0"/>
        </w:rPr>
        <w:commentReference w:id="41"/>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42"/>
      <w:r>
        <w:t>testimony</w:t>
      </w:r>
      <w:commentRangeEnd w:id="42"/>
      <w:r>
        <w:rPr>
          <w:rStyle w:val="CommentReference"/>
          <w:rFonts w:asciiTheme="minorHAnsi" w:eastAsiaTheme="minorEastAsia" w:hAnsiTheme="minorHAnsi"/>
          <w:iCs w:val="0"/>
        </w:rPr>
        <w:commentReference w:id="42"/>
      </w:r>
      <w:r>
        <w:t xml:space="preserve"> to the French police that he knew about the divorce proceedings and that Mr Takieddine was the true owner of the Paris Property.</w:t>
      </w:r>
    </w:p>
    <w:p w14:paraId="5C1FC2A6" w14:textId="77777777" w:rsidR="001C3CED" w:rsidRPr="00030DD8" w:rsidRDefault="001C3CED" w:rsidP="001C3CED">
      <w:pPr>
        <w:pStyle w:val="Heading4"/>
        <w:keepNext w:val="0"/>
        <w:keepLines w:val="0"/>
        <w:spacing w:before="240"/>
        <w:ind w:left="0" w:hanging="567"/>
      </w:pPr>
      <w:r w:rsidRPr="001C3CED">
        <w:rPr>
          <w:lang w:val="fr-FR"/>
        </w:rPr>
        <w:t xml:space="preserve">Mr France </w:t>
      </w:r>
      <w:proofErr w:type="spellStart"/>
      <w:r w:rsidRPr="001C3CED">
        <w:rPr>
          <w:lang w:val="fr-FR"/>
        </w:rPr>
        <w:t>told</w:t>
      </w:r>
      <w:proofErr w:type="spellEnd"/>
      <w:r w:rsidRPr="001C3CED">
        <w:rPr>
          <w:lang w:val="fr-FR"/>
        </w:rPr>
        <w:t xml:space="preserve"> the French </w:t>
      </w:r>
      <w:proofErr w:type="gramStart"/>
      <w:r w:rsidRPr="001C3CED">
        <w:rPr>
          <w:lang w:val="fr-FR"/>
        </w:rPr>
        <w:t>police:</w:t>
      </w:r>
      <w:proofErr w:type="gramEnd"/>
      <w:r w:rsidRPr="001C3CED">
        <w:rPr>
          <w:lang w:val="fr-FR"/>
        </w:rPr>
        <w:t xml:space="preserv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w:t>
      </w:r>
      <w:proofErr w:type="gramStart"/>
      <w:r>
        <w:t>me</w:t>
      </w:r>
      <w:proofErr w:type="gramEnd"/>
      <w:r>
        <w:t xml:space="preserve"> and I took the </w:t>
      </w:r>
      <w:r w:rsidRPr="002315D7">
        <w:t>« carte grise »</w:t>
      </w:r>
      <w:r>
        <w:t xml:space="preserve"> [car ownership documents]”).</w:t>
      </w:r>
    </w:p>
    <w:p w14:paraId="497B4CA5" w14:textId="77777777" w:rsidR="001C3CED" w:rsidRDefault="001C3CED" w:rsidP="001C3CED">
      <w:pPr>
        <w:pStyle w:val="Heading4"/>
        <w:keepNext w:val="0"/>
        <w:keepLines w:val="0"/>
        <w:spacing w:before="240"/>
        <w:ind w:left="0" w:hanging="567"/>
        <w:rPr>
          <w:rFonts w:cs="Calibri"/>
        </w:rPr>
      </w:pPr>
      <w:r>
        <w:t xml:space="preserve">With respect to the French Loan, </w:t>
      </w:r>
      <w:r w:rsidRPr="00BA0B5D">
        <w:t xml:space="preserve">Alain </w:t>
      </w:r>
      <w:r w:rsidRPr="0044487E">
        <w:t>France</w:t>
      </w:r>
      <w:r>
        <w:t xml:space="preserve"> </w:t>
      </w:r>
      <w:commentRangeStart w:id="43"/>
      <w:r w:rsidRPr="00BA0B5D">
        <w:t>confessed</w:t>
      </w:r>
      <w:commentRangeEnd w:id="43"/>
      <w:r w:rsidRPr="00BA0B5D">
        <w:rPr>
          <w:rStyle w:val="CommentReference"/>
        </w:rPr>
        <w:commentReference w:id="43"/>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1C3CED">
      <w:pPr>
        <w:pStyle w:val="Heading4"/>
        <w:keepNext w:val="0"/>
        <w:keepLines w:val="0"/>
        <w:spacing w:before="240"/>
        <w:ind w:left="0" w:hanging="567"/>
        <w:rPr>
          <w:rFonts w:cs="Calibri"/>
        </w:rPr>
      </w:pPr>
      <w:r w:rsidRPr="002315D7">
        <w:rPr>
          <w:rFonts w:cs="Calibri"/>
        </w:rPr>
        <w:t xml:space="preserve">Mr France </w:t>
      </w:r>
      <w:r>
        <w:rPr>
          <w:rFonts w:cs="Calibri"/>
        </w:rPr>
        <w:t xml:space="preserve">further </w:t>
      </w:r>
      <w:r w:rsidRPr="002315D7">
        <w:rPr>
          <w:rFonts w:cs="Calibri"/>
        </w:rPr>
        <w:t>testified</w:t>
      </w:r>
      <w:r>
        <w:rPr>
          <w:rFonts w:cs="Calibri"/>
        </w:rPr>
        <w:t xml:space="preserve"> (testimony </w:t>
      </w:r>
      <w:commentRangeStart w:id="44"/>
      <w:r>
        <w:rPr>
          <w:rFonts w:cs="Calibri"/>
        </w:rPr>
        <w:t>translated</w:t>
      </w:r>
      <w:commentRangeEnd w:id="44"/>
      <w:r>
        <w:rPr>
          <w:rStyle w:val="CommentReference"/>
          <w:rFonts w:asciiTheme="minorHAnsi" w:eastAsiaTheme="minorEastAsia" w:hAnsiTheme="minorHAnsi"/>
          <w:iCs w:val="0"/>
        </w:rPr>
        <w:commentReference w:id="44"/>
      </w:r>
      <w:r>
        <w:rPr>
          <w:rFonts w:cs="Calibri"/>
        </w:rPr>
        <w:t xml:space="preserve"> from the French)</w:t>
      </w:r>
      <w:r w:rsidRPr="002315D7">
        <w:rPr>
          <w:rFonts w:cs="Calibri"/>
        </w:rPr>
        <w:t xml:space="preserve">: </w:t>
      </w:r>
      <w:r w:rsidRPr="002A5E52">
        <w:rPr>
          <w:rFonts w:cs="Calibri"/>
          <w:i/>
        </w:rPr>
        <w:t>“At that meeting</w:t>
      </w:r>
      <w:r>
        <w:rPr>
          <w:rFonts w:cs="Calibri"/>
          <w:i/>
        </w:rPr>
        <w:t xml:space="preserve"> </w:t>
      </w:r>
      <w:r>
        <w:rPr>
          <w:rFonts w:cs="Calibri"/>
        </w:rPr>
        <w:t>[the meeting with BARCLAYS]</w:t>
      </w:r>
      <w:r w:rsidRPr="002A5E52">
        <w:rPr>
          <w:rFonts w:cs="Calibri"/>
          <w:i/>
        </w:rPr>
        <w:t xml:space="preserve">, he </w:t>
      </w:r>
      <w:r w:rsidRPr="002A5E52">
        <w:rPr>
          <w:rFonts w:cs="Calibri"/>
        </w:rPr>
        <w:t>[Mr Takieddine]</w:t>
      </w:r>
      <w:r w:rsidRPr="002A5E52">
        <w:rPr>
          <w:rFonts w:cs="Calibri"/>
          <w:i/>
        </w:rPr>
        <w:t xml:space="preserv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rsidRPr="002A5E52">
        <w:rPr>
          <w:rFonts w:cs="Calibri"/>
        </w:rPr>
        <w:t>[</w:t>
      </w:r>
      <w:r>
        <w:rPr>
          <w:rFonts w:cs="Calibri"/>
        </w:rPr>
        <w:t xml:space="preserve">Mr </w:t>
      </w:r>
      <w:r w:rsidRPr="002A5E52">
        <w:rPr>
          <w:rFonts w:cs="Calibri"/>
        </w:rPr>
        <w:t>Takieddine]</w:t>
      </w:r>
      <w:r w:rsidRPr="002A5E52">
        <w:rPr>
          <w:rFonts w:cs="Calibri"/>
          <w:i/>
        </w:rPr>
        <w:t xml:space="preserve"> signed the guarantee in front of me.  I signed these documents </w:t>
      </w:r>
      <w:r w:rsidRPr="002A5E52">
        <w:rPr>
          <w:rFonts w:cs="Calibri"/>
        </w:rPr>
        <w:t>[the loan documents]</w:t>
      </w:r>
      <w:r w:rsidRPr="002A5E52">
        <w:rPr>
          <w:rFonts w:cs="Calibri"/>
          <w:i/>
        </w:rPr>
        <w:t xml:space="preserve"> in my turn.”</w:t>
      </w:r>
      <w:r w:rsidRPr="002315D7">
        <w:rPr>
          <w:rFonts w:cs="Calibri"/>
        </w:rPr>
        <w:t xml:space="preserve">  </w:t>
      </w:r>
    </w:p>
    <w:p w14:paraId="799C112B" w14:textId="77777777" w:rsidR="001C3CED" w:rsidRPr="0044487E" w:rsidRDefault="001C3CED" w:rsidP="001C3CED">
      <w:pPr>
        <w:pStyle w:val="Heading4"/>
        <w:keepNext w:val="0"/>
        <w:keepLines w:val="0"/>
        <w:spacing w:before="240"/>
        <w:ind w:left="0" w:hanging="567"/>
        <w:rPr>
          <w:rFonts w:cs="Calibri"/>
        </w:rPr>
      </w:pPr>
      <w:r w:rsidRPr="0044487E">
        <w:rPr>
          <w:rFonts w:cs="Calibri"/>
        </w:rPr>
        <w:t xml:space="preserve">The Bank was fully aware that Alain France had no real control over </w:t>
      </w:r>
      <w:r w:rsidRPr="00BA0B5D">
        <w:t>SCI Lamartine</w:t>
      </w:r>
      <w:r>
        <w:t xml:space="preserve">.  The Credit Report confirmed that the Bank knew </w:t>
      </w:r>
      <w:r w:rsidRPr="0044487E">
        <w:rPr>
          <w:rFonts w:cs="Calibri"/>
        </w:rPr>
        <w:t>that Alain France was the signatory for SCI Lamartine “</w:t>
      </w:r>
      <w:r w:rsidRPr="0044487E">
        <w:rPr>
          <w:rFonts w:cs="Calibri"/>
          <w:i/>
        </w:rPr>
        <w:t>in a purely professional capacity</w:t>
      </w:r>
      <w:r w:rsidRPr="0044487E">
        <w:rPr>
          <w:rFonts w:cs="Calibri"/>
        </w:rPr>
        <w:t>”.</w:t>
      </w:r>
    </w:p>
    <w:p w14:paraId="734B9AA0" w14:textId="77777777" w:rsidR="001C3CED" w:rsidRPr="00BA0B5D" w:rsidRDefault="001C3CED" w:rsidP="001C3CED">
      <w:pPr>
        <w:pStyle w:val="Heading4"/>
        <w:keepNext w:val="0"/>
        <w:keepLines w:val="0"/>
        <w:spacing w:before="240"/>
        <w:ind w:left="0" w:hanging="567"/>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1C3CED">
      <w:pPr>
        <w:pStyle w:val="Heading3"/>
        <w:keepNext w:val="0"/>
        <w:keepLines w:val="0"/>
        <w:spacing w:before="240" w:after="240" w:line="360" w:lineRule="auto"/>
      </w:pPr>
      <w:r w:rsidRPr="00BA0B5D">
        <w:t>John Hall</w:t>
      </w:r>
    </w:p>
    <w:p w14:paraId="2F7EBD9D" w14:textId="77777777" w:rsidR="001C3CED" w:rsidRDefault="001C3CED" w:rsidP="001C3CED">
      <w:pPr>
        <w:pStyle w:val="Heading4"/>
        <w:keepNext w:val="0"/>
        <w:keepLines w:val="0"/>
        <w:spacing w:before="240"/>
        <w:ind w:left="0" w:hanging="567"/>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1C3CED">
      <w:pPr>
        <w:pStyle w:val="Heading4"/>
        <w:keepNext w:val="0"/>
        <w:keepLines w:val="0"/>
        <w:spacing w:before="240"/>
        <w:ind w:left="0" w:hanging="567"/>
      </w:pPr>
      <w:r>
        <w:t>Contemporaneous email correspondence between Mr HALL and BARCLAYS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1C3CED">
      <w:pPr>
        <w:pStyle w:val="Heading4"/>
        <w:keepNext w:val="0"/>
        <w:keepLines w:val="0"/>
        <w:spacing w:before="240"/>
        <w:ind w:left="0" w:hanging="567"/>
      </w:pPr>
      <w:r>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1C3CED">
      <w:pPr>
        <w:pStyle w:val="Heading3"/>
        <w:keepNext w:val="0"/>
        <w:keepLines w:val="0"/>
        <w:spacing w:before="240" w:after="240" w:line="360" w:lineRule="auto"/>
      </w:pPr>
      <w:r>
        <w:t>Barclays</w:t>
      </w:r>
    </w:p>
    <w:p w14:paraId="695D0C7A" w14:textId="77777777" w:rsidR="001C3CED" w:rsidRDefault="001C3CED" w:rsidP="001C3CED">
      <w:pPr>
        <w:pStyle w:val="Heading4"/>
        <w:keepNext w:val="0"/>
        <w:keepLines w:val="0"/>
        <w:spacing w:before="240"/>
        <w:ind w:left="0" w:hanging="567"/>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45"/>
      <w:r w:rsidRPr="003F459F">
        <w:t>William Harford</w:t>
      </w:r>
      <w:commentRangeEnd w:id="45"/>
      <w:r w:rsidRPr="00BA0B5D">
        <w:rPr>
          <w:rStyle w:val="CommentReference"/>
        </w:rPr>
        <w:commentReference w:id="45"/>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1C3CED">
      <w:pPr>
        <w:pStyle w:val="Heading4"/>
        <w:keepNext w:val="0"/>
        <w:keepLines w:val="0"/>
        <w:spacing w:before="240"/>
        <w:ind w:left="0" w:hanging="567"/>
      </w:pPr>
      <w:r>
        <w:t xml:space="preserve">William Harford confirmed in an </w:t>
      </w:r>
      <w:commentRangeStart w:id="46"/>
      <w:r>
        <w:t>email</w:t>
      </w:r>
      <w:commentRangeEnd w:id="46"/>
      <w:r>
        <w:rPr>
          <w:rStyle w:val="CommentReference"/>
          <w:rFonts w:asciiTheme="minorHAnsi" w:eastAsiaTheme="minorEastAsia" w:hAnsiTheme="minorHAnsi"/>
          <w:iCs w:val="0"/>
        </w:rPr>
        <w:commentReference w:id="46"/>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74C8D785" w14:textId="77777777" w:rsidR="001C3CED" w:rsidRPr="00F35113" w:rsidRDefault="001C3CED" w:rsidP="001C3CED">
      <w:pPr>
        <w:pStyle w:val="Heading4"/>
        <w:keepNext w:val="0"/>
        <w:keepLines w:val="0"/>
        <w:spacing w:before="240"/>
        <w:ind w:left="0" w:hanging="567"/>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p>
    <w:p w14:paraId="43529C3F" w14:textId="77777777" w:rsidR="001C3CED" w:rsidRDefault="001C3CED" w:rsidP="001C3CED">
      <w:pPr>
        <w:pStyle w:val="Heading4"/>
        <w:keepNext w:val="0"/>
        <w:keepLines w:val="0"/>
        <w:numPr>
          <w:ilvl w:val="0"/>
          <w:numId w:val="0"/>
        </w:numPr>
        <w:spacing w:before="240"/>
        <w:rPr>
          <w:b/>
        </w:rPr>
      </w:pPr>
    </w:p>
    <w:bookmarkEnd w:id="0"/>
    <w:p w14:paraId="7DC7E063" w14:textId="77777777" w:rsidR="00E75E85" w:rsidRPr="002B3D5E" w:rsidRDefault="00E75E85" w:rsidP="00E75E85">
      <w:pPr>
        <w:pStyle w:val="Heading4"/>
        <w:numPr>
          <w:ilvl w:val="0"/>
          <w:numId w:val="0"/>
        </w:numPr>
        <w:ind w:left="360"/>
        <w:rPr>
          <w:b/>
        </w:rPr>
      </w:pPr>
      <w:r w:rsidRPr="002B3D5E">
        <w:rPr>
          <w:b/>
        </w:rPr>
        <w:t>The conspiracy</w:t>
      </w:r>
    </w:p>
    <w:p w14:paraId="77F82FB8" w14:textId="77777777" w:rsidR="00E75E85" w:rsidRDefault="00E75E85" w:rsidP="00E75E85">
      <w:pPr>
        <w:pStyle w:val="Heading4"/>
      </w:pPr>
      <w:r>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77777777" w:rsidR="00E75E85" w:rsidRPr="003F3A6C" w:rsidRDefault="00E75E85" w:rsidP="00E75E85">
      <w:pPr>
        <w:pStyle w:val="Heading4"/>
        <w:rPr>
          <w:color w:val="0070C0"/>
        </w:rPr>
      </w:pPr>
      <w:r w:rsidRPr="003F3A6C">
        <w:rPr>
          <w:color w:val="0070C0"/>
        </w:rPr>
        <w:t xml:space="preserve">From September 2008 the Bank, through the various senior members described previously, conspired with Ziad Takieddine to injure our client out of her interest in the London Property and the French Property (the “Matrimonial Properties”). </w:t>
      </w:r>
      <w:r>
        <w:rPr>
          <w:color w:val="0070C0"/>
        </w:rPr>
        <w:t>Based on the credit report it is reasonable to assume t</w:t>
      </w:r>
      <w:r w:rsidRPr="003F3A6C">
        <w:rPr>
          <w:color w:val="0070C0"/>
        </w:rPr>
        <w:t>he bank facilitated the equity release with a predominant desire to procure business in Gaddafi’s Libya.</w:t>
      </w:r>
    </w:p>
    <w:p w14:paraId="7D2520FB" w14:textId="77777777" w:rsidR="00E75E85" w:rsidRDefault="00E75E85" w:rsidP="00E75E85">
      <w:pPr>
        <w:pStyle w:val="Heading4"/>
        <w:rPr>
          <w:color w:val="0070C0"/>
        </w:rPr>
      </w:pPr>
      <w:r>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3F3A6C">
        <w:rPr>
          <w:color w:val="0070C0"/>
        </w:rPr>
        <w:t xml:space="preserve">The Bank’s conduct means that they </w:t>
      </w:r>
      <w:proofErr w:type="gramStart"/>
      <w:r w:rsidRPr="003F3A6C">
        <w:rPr>
          <w:color w:val="0070C0"/>
        </w:rPr>
        <w:t>entered into</w:t>
      </w:r>
      <w:proofErr w:type="gramEnd"/>
      <w:r w:rsidRPr="003F3A6C">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3F3A6C" w:rsidRDefault="00E75E85" w:rsidP="00E75E85">
      <w:pPr>
        <w:pStyle w:val="Heading4"/>
        <w:rPr>
          <w:color w:val="0070C0"/>
        </w:rPr>
      </w:pPr>
      <w:r w:rsidRPr="003F3A6C">
        <w:rPr>
          <w:color w:val="0070C0"/>
        </w:rPr>
        <w:t xml:space="preserve">The Bank was required to obtain appropriate senior management approval for establishing a business relationship with Mr Takieddine. This would have involved taking adequate measures to establish the source of wealth and source of funds which were involved in the business relationship with Mr Takieddine.  As described previously the loans were underwritten by the </w:t>
      </w:r>
      <w:proofErr w:type="spellStart"/>
      <w:r w:rsidRPr="003F3A6C">
        <w:rPr>
          <w:color w:val="0070C0"/>
        </w:rPr>
        <w:t>Amesys</w:t>
      </w:r>
      <w:proofErr w:type="spellEnd"/>
      <w:r w:rsidRPr="003F3A6C">
        <w:rPr>
          <w:color w:val="0070C0"/>
        </w:rPr>
        <w:t xml:space="preserve"> contract, where Mr Takieddine was receiving money from the Libyan government and laundering it across many jurisdictions into his complex corporate structures. </w:t>
      </w:r>
    </w:p>
    <w:p w14:paraId="0A2E352B" w14:textId="0A309F53" w:rsidR="00E75E85" w:rsidRPr="0068690E" w:rsidRDefault="00E75E85" w:rsidP="00E75E85">
      <w:pPr>
        <w:pStyle w:val="Heading4"/>
      </w:pPr>
      <w:r>
        <w:t xml:space="preserve">Various senior members of the Bank met with Mr Takieddine prior to the issuance of the loans. On the 18 November 2008, Mr Harford met Mr Takieddine and Alain France at the Paris property.  </w:t>
      </w:r>
      <w:ins w:id="47" w:author="User" w:date="2019-01-29T19:32:00Z">
        <w:r w:rsidR="003024D8">
          <w:t>As noted previously ,</w:t>
        </w:r>
      </w:ins>
      <w:r>
        <w:t>Mr France has said to police in French proceedings</w:t>
      </w:r>
      <w:ins w:id="48" w:author="User" w:date="2019-01-29T19:32:00Z">
        <w:r w:rsidR="003024D8">
          <w:t xml:space="preserve"> that</w:t>
        </w:r>
      </w:ins>
      <w:ins w:id="49" w:author="User" w:date="2019-01-29T19:33:00Z">
        <w:r w:rsidR="003024D8">
          <w:t xml:space="preserve"> he met a man from Barclays around this period.</w:t>
        </w:r>
      </w:ins>
      <w:r>
        <w:t xml:space="preserve">: </w:t>
      </w:r>
      <w:del w:id="50" w:author="User" w:date="2019-01-29T19:32:00Z">
        <w:r w:rsidRPr="009B64E1" w:rsidDel="003024D8">
          <w:rPr>
            <w:i/>
            <w:color w:val="FF0000"/>
          </w:rPr>
          <w:delText>“[Mr Takieddine] introduced me to a gentleman from BARCLAYS. He had previously told me that he wanted to buy a plane. It was a madness. There was also a divorce on the fire.”</w:delText>
        </w:r>
        <w:r w:rsidDel="003024D8">
          <w:delText xml:space="preserve"> </w:delText>
        </w:r>
      </w:del>
      <w:r>
        <w:t xml:space="preserve">After the initial meeting with Mr Harford, Mr Takieddine met with Mr </w:t>
      </w:r>
      <w:proofErr w:type="spellStart"/>
      <w:r>
        <w:t>Shukry</w:t>
      </w:r>
      <w:proofErr w:type="spellEnd"/>
      <w:r>
        <w:t xml:space="preserve"> who, according to the Credit Report, </w:t>
      </w:r>
      <w:r w:rsidRPr="0090200E">
        <w:rPr>
          <w:i/>
        </w:rPr>
        <w:t>“confirmed [Ziad’s] standing and reputation based on information from his own contacts.”</w:t>
      </w:r>
      <w:r>
        <w:rPr>
          <w:i/>
        </w:rPr>
        <w:t xml:space="preserve"> </w:t>
      </w:r>
      <w:r>
        <w:t xml:space="preserve">On 1 December 2008 both Mr Harford and Mr </w:t>
      </w:r>
      <w:proofErr w:type="spellStart"/>
      <w:r>
        <w:t>Shukry</w:t>
      </w:r>
      <w:proofErr w:type="spellEnd"/>
      <w:r>
        <w:t xml:space="preserve"> gave their business line approval for the proposed loan.</w:t>
      </w:r>
    </w:p>
    <w:p w14:paraId="29BA5C6F" w14:textId="77777777" w:rsidR="00E75E85" w:rsidRPr="004779D9" w:rsidRDefault="00E75E85" w:rsidP="00E75E85">
      <w:pPr>
        <w:pStyle w:val="Heading4"/>
        <w:numPr>
          <w:ilvl w:val="0"/>
          <w:numId w:val="0"/>
        </w:numPr>
      </w:pPr>
      <w:bookmarkStart w:id="51" w:name="_Hlk536544467"/>
    </w:p>
    <w:bookmarkEnd w:id="51"/>
    <w:p w14:paraId="6D78CF6F" w14:textId="77777777" w:rsidR="00E75E85" w:rsidRDefault="00E75E85" w:rsidP="00E75E85">
      <w:pPr>
        <w:pStyle w:val="Heading4"/>
        <w:numPr>
          <w:ilvl w:val="0"/>
          <w:numId w:val="0"/>
        </w:numPr>
        <w:ind w:left="360"/>
      </w:pPr>
      <w:r>
        <w:t xml:space="preserve"> </w:t>
      </w:r>
    </w:p>
    <w:p w14:paraId="4EBACF9B" w14:textId="77777777" w:rsidR="00E75E85" w:rsidRPr="00192368" w:rsidRDefault="00E75E85" w:rsidP="00E75E85">
      <w:pPr>
        <w:pStyle w:val="Heading4"/>
        <w:rPr>
          <w:color w:val="A6A6A6" w:themeColor="background1" w:themeShade="A6"/>
        </w:rPr>
      </w:pPr>
      <w:r>
        <w:t xml:space="preserve">On 6 January 2009, Mr </w:t>
      </w:r>
      <w:proofErr w:type="spellStart"/>
      <w:r>
        <w:t>Valgimilgi</w:t>
      </w:r>
      <w:proofErr w:type="spellEnd"/>
      <w:r>
        <w:t xml:space="preserve"> met with Marc </w:t>
      </w:r>
      <w:proofErr w:type="spellStart"/>
      <w:r>
        <w:t>Bonnant</w:t>
      </w:r>
      <w:proofErr w:type="spellEnd"/>
      <w:r>
        <w:t xml:space="preserve"> in Switzerland, and on 27 January 2009, he met with </w:t>
      </w:r>
      <w:proofErr w:type="spellStart"/>
      <w:r>
        <w:t>Hala</w:t>
      </w:r>
      <w:proofErr w:type="spellEnd"/>
      <w:r>
        <w:t xml:space="preserve"> </w:t>
      </w:r>
      <w:proofErr w:type="spellStart"/>
      <w:r>
        <w:t>Frangie</w:t>
      </w:r>
      <w:proofErr w:type="spellEnd"/>
      <w:r>
        <w:t xml:space="preserve"> in Beirut.  Both meetings were arranged to discuss the details of the loan proposals and to verify the ownership of Mr Takieddine’s complex corporate structure. </w:t>
      </w:r>
    </w:p>
    <w:p w14:paraId="6FBB57EE" w14:textId="77777777" w:rsidR="00E75E85" w:rsidRDefault="00E75E85" w:rsidP="00E75E85">
      <w:pPr>
        <w:pStyle w:val="Heading4"/>
      </w:pPr>
      <w:r>
        <w:t xml:space="preserve">In early January 2009, Barclays discovered that a Home Rights Charge had been registered by our client against the London Property.  The Bank informed Mr Takieddine’s lawyers that it could not proceed with the loans until the Home Rights Charge had been removed.  </w:t>
      </w:r>
      <w:r w:rsidRPr="002B3D5E">
        <w:rPr>
          <w:color w:val="0070C0"/>
        </w:rPr>
        <w:t xml:space="preserve">Mr Takieddine was encouraged by his lawyers to manipulate our client into agreeing to removing the </w:t>
      </w:r>
      <w:commentRangeStart w:id="52"/>
      <w:r w:rsidRPr="002B3D5E">
        <w:rPr>
          <w:color w:val="0070C0"/>
        </w:rPr>
        <w:t>Home</w:t>
      </w:r>
      <w:commentRangeEnd w:id="52"/>
      <w:r>
        <w:rPr>
          <w:rStyle w:val="CommentReference"/>
          <w:rFonts w:asciiTheme="minorHAnsi" w:eastAsiaTheme="minorEastAsia" w:hAnsiTheme="minorHAnsi"/>
          <w:iCs w:val="0"/>
        </w:rPr>
        <w:commentReference w:id="52"/>
      </w:r>
      <w:r w:rsidRPr="002B3D5E">
        <w:rPr>
          <w:color w:val="0070C0"/>
        </w:rPr>
        <w:t xml:space="preserve"> Rights Charge</w:t>
      </w:r>
      <w:r>
        <w:t xml:space="preserve">. </w:t>
      </w:r>
      <w:r w:rsidRPr="002B3D5E">
        <w:rPr>
          <w:color w:val="0070C0"/>
        </w:rPr>
        <w:t>Our client was not informed by the bank or Mr Takieddine that the purpose of removing the Home Rights Charge was to provide an equity release on the matrimonial properties to Mr Takieddine.</w:t>
      </w:r>
    </w:p>
    <w:p w14:paraId="01293183" w14:textId="77777777" w:rsidR="00E75E85" w:rsidRDefault="00E75E85" w:rsidP="00E75E85">
      <w:pPr>
        <w:pStyle w:val="Heading4"/>
      </w:pPr>
      <w:commentRangeStart w:id="53"/>
      <w:r>
        <w:t xml:space="preserve">The loans were completed on 12 February </w:t>
      </w:r>
      <w:commentRangeStart w:id="54"/>
      <w:r>
        <w:t>2009</w:t>
      </w:r>
      <w:commentRangeEnd w:id="54"/>
      <w:r>
        <w:rPr>
          <w:rStyle w:val="CommentReference"/>
          <w:rFonts w:asciiTheme="minorHAnsi" w:eastAsiaTheme="minorEastAsia" w:hAnsiTheme="minorHAnsi"/>
          <w:iCs w:val="0"/>
        </w:rPr>
        <w:commentReference w:id="54"/>
      </w:r>
      <w:r>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55"/>
      <w:r>
        <w:t>clear</w:t>
      </w:r>
      <w:commentRangeEnd w:id="55"/>
      <w:r>
        <w:rPr>
          <w:rStyle w:val="CommentReference"/>
          <w:rFonts w:asciiTheme="minorHAnsi" w:eastAsiaTheme="minorEastAsia" w:hAnsiTheme="minorHAnsi"/>
          <w:iCs w:val="0"/>
        </w:rPr>
        <w:commentReference w:id="55"/>
      </w:r>
      <w:r>
        <w:t xml:space="preserve"> from the Bank’s internal documentation that it was </w:t>
      </w:r>
      <w:proofErr w:type="gramStart"/>
      <w:r>
        <w:t>in reality a</w:t>
      </w:r>
      <w:proofErr w:type="gramEnd"/>
      <w:r>
        <w:t xml:space="preserve"> single loan for the exclusive benefit of Ziad Takieddine.  </w:t>
      </w:r>
      <w:commentRangeEnd w:id="53"/>
      <w:r>
        <w:rPr>
          <w:rStyle w:val="CommentReference"/>
          <w:rFonts w:asciiTheme="minorHAnsi" w:eastAsiaTheme="minorEastAsia" w:hAnsiTheme="minorHAnsi"/>
          <w:iCs w:val="0"/>
        </w:rPr>
        <w:commentReference w:id="53"/>
      </w:r>
    </w:p>
    <w:p w14:paraId="245D1F5F" w14:textId="77777777" w:rsidR="00E75E85" w:rsidRDefault="00E75E85" w:rsidP="00E75E85">
      <w:pPr>
        <w:pStyle w:val="Heading4"/>
      </w:pPr>
      <w:r>
        <w:t>The £6,000,000 London Loan was used to repay part of a previous £7,200,000 loan taken out by Mr Takieddine, the proceeds of which had already been transferred to Mr Takieddine’s secret accounts in Lebanon and other remote offshore locations.  The £1,200,000 remaining balance of the previous loan was paid out of the proceeds of the new French Loan.</w:t>
      </w:r>
    </w:p>
    <w:p w14:paraId="23893C82" w14:textId="77777777" w:rsidR="00E75E85" w:rsidRDefault="00E75E85" w:rsidP="00E75E85">
      <w:pPr>
        <w:pStyle w:val="Heading4"/>
      </w:pPr>
      <w:r>
        <w:t xml:space="preserve">The </w:t>
      </w:r>
      <w:commentRangeStart w:id="56"/>
      <w:r>
        <w:t>remainder</w:t>
      </w:r>
      <w:commentRangeEnd w:id="56"/>
      <w:r>
        <w:rPr>
          <w:rStyle w:val="CommentReference"/>
          <w:rFonts w:asciiTheme="minorHAnsi" w:eastAsiaTheme="minorEastAsia" w:hAnsiTheme="minorHAnsi"/>
          <w:iCs w:val="0"/>
        </w:rPr>
        <w:commentReference w:id="56"/>
      </w:r>
      <w:r>
        <w:t xml:space="preserve"> of the French Loan was transferred offshore as follows:</w:t>
      </w:r>
    </w:p>
    <w:p w14:paraId="62E300A8" w14:textId="77777777" w:rsidR="00E75E85" w:rsidRDefault="00E75E85" w:rsidP="00E75E85">
      <w:pPr>
        <w:pStyle w:val="Heading4"/>
        <w:numPr>
          <w:ilvl w:val="1"/>
          <w:numId w:val="1"/>
        </w:numPr>
      </w:pPr>
      <w:r>
        <w:t xml:space="preserve">On 3 </w:t>
      </w:r>
      <w:commentRangeStart w:id="57"/>
      <w:r>
        <w:t>March</w:t>
      </w:r>
      <w:commentRangeEnd w:id="57"/>
      <w:r>
        <w:rPr>
          <w:rStyle w:val="CommentReference"/>
        </w:rPr>
        <w:commentReference w:id="57"/>
      </w:r>
      <w:r>
        <w:t xml:space="preserve"> 2009 the Bank transferred $4,000,000 (€3,150,000) to Spectrum Aerospace, a Bermudan company; and</w:t>
      </w:r>
    </w:p>
    <w:p w14:paraId="399D22C8" w14:textId="77777777" w:rsidR="00E75E85" w:rsidRDefault="00E75E85" w:rsidP="00E75E85">
      <w:pPr>
        <w:pStyle w:val="Heading4"/>
        <w:numPr>
          <w:ilvl w:val="1"/>
          <w:numId w:val="1"/>
        </w:numPr>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18E365B1" w:rsidR="00E75E85" w:rsidRDefault="00E75E85" w:rsidP="00E75E85">
      <w:pPr>
        <w:pStyle w:val="Heading4"/>
      </w:pPr>
      <w:r>
        <w:t>The Bank knew that Ziad Takieddine was married to our client and that they were married under the French Matrimonial Regime of community of property, whereby all assets acquired by the couple during the marriage are jointly owned by them in indivisible shares.  The Bank was aware of our client’s interest in the properties,</w:t>
      </w:r>
      <w:ins w:id="58" w:author="User" w:date="2019-01-29T19:35:00Z">
        <w:r w:rsidR="003024D8">
          <w:t xml:space="preserve"> which is</w:t>
        </w:r>
      </w:ins>
      <w:r>
        <w:t xml:space="preserve"> confirmed by the Home Rights Charge on the London property, and</w:t>
      </w:r>
      <w:ins w:id="59" w:author="User" w:date="2019-01-29T19:35:00Z">
        <w:r w:rsidR="003024D8">
          <w:t xml:space="preserve"> that</w:t>
        </w:r>
      </w:ins>
      <w:r>
        <w:t xml:space="preserve"> it was public knowledge that Mr Takieddine was engaged in high-value divorce proceedings with our client. Despite this, and with no mention of it in the credit report, the bank secured the charges without our client’s knowledge or consent.  This breaches the French Matrimonial Regime under which our client and Mr Takieddine were married </w:t>
      </w:r>
      <w:commentRangeStart w:id="60"/>
      <w:r>
        <w:t>under</w:t>
      </w:r>
      <w:commentRangeEnd w:id="60"/>
      <w:r>
        <w:rPr>
          <w:rStyle w:val="CommentReference"/>
          <w:rFonts w:asciiTheme="minorHAnsi" w:eastAsiaTheme="minorEastAsia" w:hAnsiTheme="minorHAnsi"/>
          <w:iCs w:val="0"/>
        </w:rPr>
        <w:commentReference w:id="60"/>
      </w:r>
      <w:r>
        <w:t xml:space="preserve">. </w:t>
      </w:r>
    </w:p>
    <w:p w14:paraId="7106394C" w14:textId="77777777" w:rsidR="00E75E85" w:rsidRDefault="00E75E85" w:rsidP="00E75E85">
      <w:pPr>
        <w:pStyle w:val="Heading4"/>
      </w:pPr>
      <w:r w:rsidRPr="009731CC">
        <w:t>At all material times Barclays knew they it was dealing with Mr Takieddine. The Bank correctly identified Mr Takieddine as a PEP and no doubt applied enhanced levels of due diligence to Mr Takieddine and conducted on-going monitoring of the loans.</w:t>
      </w:r>
      <w:r>
        <w:t xml:space="preserve"> The circumstances of the proposed equity release, together with the PEP status Mr Takieddine, indicated an unusually high level of risk. </w:t>
      </w:r>
    </w:p>
    <w:p w14:paraId="16D1148B" w14:textId="77777777" w:rsidR="00E75E85" w:rsidRDefault="00E75E85" w:rsidP="00E75E85">
      <w:pPr>
        <w:pStyle w:val="Heading4"/>
      </w:pPr>
      <w:r>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w:t>
      </w:r>
      <w:r w:rsidRPr="00A257DF">
        <w:rPr>
          <w:i/>
        </w:rPr>
        <w:t>“as is to be expected of a client of Ziad’s nature, his assets are owned by way of offshore SPV structures, although he, and not a Trust, is the direct beneficial owner of all of them”</w:t>
      </w:r>
      <w:r>
        <w:t xml:space="preserve">.  </w:t>
      </w:r>
    </w:p>
    <w:p w14:paraId="6E0DDCC1" w14:textId="77777777" w:rsidR="00E75E85" w:rsidRDefault="00E75E85" w:rsidP="00E75E85">
      <w:pPr>
        <w:pStyle w:val="Heading4"/>
      </w:pPr>
      <w:r>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though which to hold a single apartment, whereby it should have been obvious to the Bank that the real purpose of the structure was to allow Mr Takieddine to evade French taxes by pretending not to own the French Property.</w:t>
      </w:r>
    </w:p>
    <w:p w14:paraId="24DAC429" w14:textId="77777777" w:rsidR="00E75E85" w:rsidRDefault="00E75E85" w:rsidP="00E75E85">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E75E85">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70D3AC9F" w14:textId="77777777" w:rsidR="00E75E85" w:rsidRDefault="00E75E85" w:rsidP="00E75E85">
      <w:pPr>
        <w:pStyle w:val="Heading4"/>
      </w:pPr>
      <w:r>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no other purpose than to enable Mr Takieddine to evade French wealth taxes. </w:t>
      </w:r>
    </w:p>
    <w:p w14:paraId="03924A93" w14:textId="77777777" w:rsidR="00E75E85" w:rsidRDefault="00E75E85" w:rsidP="00E75E85"/>
    <w:p w14:paraId="1E4391CB" w14:textId="77777777" w:rsidR="00E75E85" w:rsidRPr="00D92BD1" w:rsidRDefault="00E75E85" w:rsidP="00E75E85">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77777777" w:rsidR="00E75E85" w:rsidRDefault="00E75E85" w:rsidP="00E75E85">
      <w:pPr>
        <w:pStyle w:val="Heading4"/>
      </w:pPr>
      <w:r>
        <w:t xml:space="preserve">At the time of the loans, the Bank no doubt had regard to the guidance issued by the Joint Money Laundering Steering Group (“JMLSG").  The </w:t>
      </w:r>
      <w:commentRangeStart w:id="61"/>
      <w:r w:rsidRPr="00DF12DC">
        <w:rPr>
          <w:color w:val="0070C0"/>
        </w:rPr>
        <w:t>obligations</w:t>
      </w:r>
      <w:commentRangeEnd w:id="61"/>
      <w:r>
        <w:rPr>
          <w:rStyle w:val="CommentReference"/>
          <w:rFonts w:asciiTheme="minorHAnsi" w:eastAsiaTheme="minorEastAsia" w:hAnsiTheme="minorHAnsi"/>
          <w:iCs w:val="0"/>
        </w:rPr>
        <w:commentReference w:id="61"/>
      </w:r>
      <w:r>
        <w:t xml:space="preserve"> described in that guidance meant that Barclays had to apply a higher level of due diligence in order to satisfy themselves that there were sound economic or other reasons for </w:t>
      </w:r>
      <w:r w:rsidRPr="003F3A6C">
        <w:rPr>
          <w:color w:val="0070C0"/>
        </w:rPr>
        <w:t xml:space="preserve">Mr Takieddine’s </w:t>
      </w:r>
      <w:r>
        <w:t xml:space="preserve">use of such a complex structure. </w:t>
      </w:r>
      <w:r w:rsidRPr="002B3D5E">
        <w:rPr>
          <w:color w:val="0070C0"/>
        </w:rPr>
        <w:t>The purpose was to ensure</w:t>
      </w:r>
      <w:r>
        <w:rPr>
          <w:color w:val="0070C0"/>
        </w:rPr>
        <w:t xml:space="preserve"> that</w:t>
      </w:r>
      <w:r>
        <w:t xml:space="preserve"> the Bank minimised the risk of it being used for criminal purposes and</w:t>
      </w:r>
      <w:proofErr w:type="gramStart"/>
      <w:r>
        <w:t>, in particular, of</w:t>
      </w:r>
      <w:proofErr w:type="gramEnd"/>
      <w:r>
        <w:t xml:space="preserve"> facilitating money laundering or terrorist financing. </w:t>
      </w:r>
    </w:p>
    <w:p w14:paraId="33E69EB8" w14:textId="77777777" w:rsidR="00E75E85" w:rsidRPr="002B3D5E" w:rsidRDefault="00E75E85" w:rsidP="00E75E85">
      <w:pPr>
        <w:pStyle w:val="Heading4"/>
      </w:pPr>
      <w:r>
        <w:t xml:space="preserve">The </w:t>
      </w:r>
      <w:r w:rsidRPr="00AE1E14">
        <w:t>Credit</w:t>
      </w:r>
      <w:r>
        <w:t xml:space="preserve"> Report offers no legitimate reason for the complexity of the structures maintained by Mr Takieddine; </w:t>
      </w:r>
      <w:r w:rsidRPr="002B3D5E">
        <w:rPr>
          <w:color w:val="0070C0"/>
        </w:rPr>
        <w:t>it</w:t>
      </w:r>
      <w:r>
        <w:t xml:space="preserve">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AE1E14">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p>
    <w:p w14:paraId="3163B5FD" w14:textId="144895A5" w:rsidR="00E75E85" w:rsidRDefault="00E75E85" w:rsidP="00E75E85">
      <w:pPr>
        <w:pStyle w:val="Heading4"/>
      </w:pPr>
      <w:r w:rsidRPr="003F3A6C">
        <w:rPr>
          <w:color w:val="0070C0"/>
        </w:rPr>
        <w:t xml:space="preserve">The credit report failed to cover the negative media reports about Mr Takieddine and the divorce proceedings which </w:t>
      </w:r>
      <w:r w:rsidR="003024D8">
        <w:rPr>
          <w:color w:val="0070C0"/>
        </w:rPr>
        <w:t xml:space="preserve">had been </w:t>
      </w:r>
      <w:del w:id="62" w:author="User" w:date="2019-01-29T19:37:00Z">
        <w:r w:rsidRPr="003F3A6C" w:rsidDel="003024D8">
          <w:rPr>
            <w:color w:val="0070C0"/>
          </w:rPr>
          <w:delText xml:space="preserve">were </w:delText>
        </w:r>
      </w:del>
      <w:r w:rsidRPr="003F3A6C">
        <w:rPr>
          <w:color w:val="0070C0"/>
        </w:rPr>
        <w:t xml:space="preserve">ongoing </w:t>
      </w:r>
      <w:r w:rsidR="003024D8">
        <w:rPr>
          <w:color w:val="0070C0"/>
        </w:rPr>
        <w:t xml:space="preserve">since 2006 </w:t>
      </w:r>
      <w:r w:rsidRPr="003F3A6C">
        <w:rPr>
          <w:color w:val="0070C0"/>
        </w:rPr>
        <w:t xml:space="preserve">with our client. </w:t>
      </w:r>
      <w:proofErr w:type="gramStart"/>
      <w:r>
        <w:t>It is clear that the</w:t>
      </w:r>
      <w:proofErr w:type="gramEnd"/>
      <w:r>
        <w:t xml:space="preserv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77777777" w:rsidR="00E75E85" w:rsidRPr="003F3A6C" w:rsidRDefault="00E75E85" w:rsidP="00E75E85">
      <w:pPr>
        <w:pStyle w:val="Heading4"/>
        <w:rPr>
          <w:color w:val="0070C0"/>
        </w:rPr>
      </w:pPr>
      <w:r w:rsidRPr="003F3A6C">
        <w:rPr>
          <w:color w:val="0070C0"/>
        </w:rPr>
        <w:t>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w:t>
      </w:r>
      <w:r>
        <w:rPr>
          <w:color w:val="0070C0"/>
        </w:rPr>
        <w:t xml:space="preserve">, </w:t>
      </w:r>
      <w:r w:rsidRPr="003F3A6C">
        <w:rPr>
          <w:color w:val="0070C0"/>
        </w:rPr>
        <w:t>seemingly breached its due diligence requirements</w:t>
      </w:r>
      <w:r>
        <w:rPr>
          <w:color w:val="0070C0"/>
        </w:rPr>
        <w:t xml:space="preserve"> or ignored them, had a desire to do business with a publicly disreputable client in Mr Takieddine, and wanted to benefit from Mr Takieddine’s links with Senussi in Gaddafi’s Libya</w:t>
      </w:r>
      <w:r w:rsidRPr="003F3A6C">
        <w:rPr>
          <w:color w:val="0070C0"/>
        </w:rPr>
        <w:t xml:space="preserve">. This amounts to a conspiracy to defraud our client because the Bank dishonestly agreed with Ziad Takieddine and others to deprive our client of her interest in the properties. </w:t>
      </w:r>
    </w:p>
    <w:p w14:paraId="6FF8BF26" w14:textId="77777777" w:rsidR="00E75E85" w:rsidRDefault="00E75E85" w:rsidP="00E75E85">
      <w:pPr>
        <w:pStyle w:val="Heading4"/>
      </w:pPr>
      <w:r>
        <w:t xml:space="preserve">The Bank has a duty to disclose information if it knows or suspects, or had reasonable grounds for knowing or suspecting, that someone is engaging in money laundering.  It is clear from the bank’s own statements in the credit report that it knew or at least had reasonable grounds for knowing or suspecting that Mr Takieddine was engaging in money </w:t>
      </w:r>
      <w:commentRangeStart w:id="63"/>
      <w:r>
        <w:t>laundering</w:t>
      </w:r>
      <w:commentRangeEnd w:id="63"/>
      <w:r>
        <w:rPr>
          <w:rStyle w:val="CommentReference"/>
          <w:rFonts w:asciiTheme="minorHAnsi" w:eastAsiaTheme="minorEastAsia" w:hAnsiTheme="minorHAnsi"/>
          <w:iCs w:val="0"/>
        </w:rPr>
        <w:commentReference w:id="63"/>
      </w:r>
      <w:r>
        <w:t xml:space="preserve"> on a wide a scale. Specifically, it is reasonable to infer that the bank must have known the course of conduct they were undertaking with Mr Takieddine was a conspiracy to hide his wealth from various creditors including our client. As far as our client is aware no report was made to a relevant authority (HM Treasury or SOCA) at any point during the relevant period.  If no report was made, then the Bank failed in its legal duty to report a suspicion that Mr Takieddine was engaged in money laundering.  This is an offence under s.330 POCA.</w:t>
      </w:r>
    </w:p>
    <w:p w14:paraId="34CA135C" w14:textId="77777777" w:rsidR="00E75E85" w:rsidRDefault="00E75E85" w:rsidP="00E75E85">
      <w:pPr>
        <w:pStyle w:val="Heading4"/>
      </w:pPr>
      <w:r w:rsidRPr="00542A4D">
        <w:rPr>
          <w:color w:val="0070C0"/>
        </w:rPr>
        <w:t xml:space="preserve">The Bank may have not only </w:t>
      </w:r>
      <w:r>
        <w:t xml:space="preserve">failed to report Mr Takieddine to the relevant authorities under s. 330 POCA, they may also have assisted him commit tax fraud and money laundering in the UK and France. The Bank was aware that France had a wealth tax and that at the </w:t>
      </w:r>
      <w:r w:rsidRPr="008E104B">
        <w:t xml:space="preserve">time of the equity release </w:t>
      </w:r>
      <w:r>
        <w:t>that</w:t>
      </w:r>
      <w:r w:rsidRPr="008E104B">
        <w:t xml:space="preserve"> Mr Takieddine’s complex structure of companies was designed to hide his assets.</w:t>
      </w:r>
      <w:r>
        <w:t xml:space="preserve"> The </w:t>
      </w:r>
      <w:r w:rsidRPr="00D31334">
        <w:rPr>
          <w:i/>
        </w:rPr>
        <w:t>“legal and tax implications”</w:t>
      </w:r>
      <w:r>
        <w:t xml:space="preserve">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77777777" w:rsidR="00E75E85" w:rsidRDefault="00E75E85" w:rsidP="00E75E85">
      <w:pPr>
        <w:pStyle w:val="Heading4"/>
        <w:numPr>
          <w:ilvl w:val="1"/>
          <w:numId w:val="1"/>
        </w:numPr>
      </w:pPr>
      <w:commentRangeStart w:id="64"/>
      <w:r w:rsidRPr="008E104B">
        <w:t xml:space="preserve">The bank helped Mr Takieddine conceal, disguise and transfer his benefit from the proceeds of crime which is offence under s. 327 POCA. </w:t>
      </w:r>
      <w:r>
        <w:t xml:space="preserve">The conspiracy against our client allowed Mr Takieddine to conceal, disguise and transfer money away from the jurisdictions of the UK and France. </w:t>
      </w:r>
    </w:p>
    <w:p w14:paraId="36754BB9" w14:textId="77777777" w:rsidR="00E75E85" w:rsidRDefault="00E75E85" w:rsidP="00E75E85">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 This is an offence under s. 328 POCA.</w:t>
      </w:r>
      <w:r w:rsidRPr="008E104B">
        <w:rPr>
          <w:rFonts w:ascii="Arial" w:hAnsi="Arial" w:cs="Arial"/>
          <w:color w:val="000000"/>
          <w:sz w:val="18"/>
          <w:szCs w:val="18"/>
          <w:shd w:val="clear" w:color="auto" w:fill="FFFFFF"/>
        </w:rPr>
        <w:t xml:space="preserve"> </w:t>
      </w:r>
    </w:p>
    <w:p w14:paraId="4CE6BA12" w14:textId="77777777" w:rsidR="00E75E85" w:rsidRPr="006B5AEE" w:rsidRDefault="00E75E85" w:rsidP="00E75E85">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64"/>
      <w:r>
        <w:rPr>
          <w:rStyle w:val="CommentReference"/>
        </w:rPr>
        <w:commentReference w:id="64"/>
      </w:r>
    </w:p>
    <w:p w14:paraId="4A7D116A" w14:textId="77777777" w:rsidR="00E75E85" w:rsidRPr="005B770C" w:rsidRDefault="00E75E85" w:rsidP="00E75E85">
      <w:pPr>
        <w:pStyle w:val="Heading4"/>
        <w:numPr>
          <w:ilvl w:val="1"/>
          <w:numId w:val="1"/>
        </w:numPr>
        <w:rPr>
          <w:color w:val="0070C0"/>
        </w:rPr>
      </w:pPr>
      <w:r w:rsidRPr="005B770C">
        <w:rPr>
          <w:color w:val="0070C0"/>
        </w:rPr>
        <w:t xml:space="preserve">The Bank may have assisted Mr Takieddine commit ‘serious’ offences in France, which include: Fraudulent Organisation of Insolvency (Articles 314-7 to 314-9 of the criminal code), </w:t>
      </w:r>
      <w:r w:rsidRPr="005B770C">
        <w:rPr>
          <w:rFonts w:cs="Calibri"/>
          <w:color w:val="0070C0"/>
          <w:lang w:val="en"/>
        </w:rPr>
        <w:t>tax evasion (</w:t>
      </w:r>
      <w:r w:rsidRPr="005B770C">
        <w:rPr>
          <w:i/>
          <w:color w:val="0070C0"/>
          <w:u w:val="single"/>
        </w:rPr>
        <w:t>Articles 1741, 1742 and 1750 of the general tax code)</w:t>
      </w:r>
      <w:r w:rsidRPr="005B770C">
        <w:rPr>
          <w:rFonts w:cs="Calibri"/>
          <w:color w:val="0070C0"/>
          <w:lang w:val="en"/>
        </w:rPr>
        <w:t xml:space="preserve">, and </w:t>
      </w:r>
      <w:r w:rsidRPr="005B770C">
        <w:rPr>
          <w:i/>
          <w:color w:val="0070C0"/>
        </w:rPr>
        <w:t xml:space="preserve">du </w:t>
      </w:r>
      <w:proofErr w:type="spellStart"/>
      <w:r w:rsidRPr="005B770C">
        <w:rPr>
          <w:i/>
          <w:color w:val="0070C0"/>
        </w:rPr>
        <w:t>blanchiment</w:t>
      </w:r>
      <w:proofErr w:type="spellEnd"/>
      <w:r w:rsidRPr="005B770C">
        <w:rPr>
          <w:i/>
          <w:color w:val="0070C0"/>
        </w:rPr>
        <w:t xml:space="preserve"> </w:t>
      </w:r>
      <w:proofErr w:type="spellStart"/>
      <w:r w:rsidRPr="005B770C">
        <w:rPr>
          <w:i/>
          <w:color w:val="0070C0"/>
        </w:rPr>
        <w:t>aggravé</w:t>
      </w:r>
      <w:proofErr w:type="spellEnd"/>
      <w:r w:rsidRPr="005B770C">
        <w:rPr>
          <w:rFonts w:cs="Calibri"/>
          <w:color w:val="0070C0"/>
          <w:lang w:val="en"/>
        </w:rPr>
        <w:t xml:space="preserve"> (‘aggravated’ money laundering - </w:t>
      </w:r>
      <w:r w:rsidRPr="005B770C">
        <w:rPr>
          <w:i/>
          <w:color w:val="0070C0"/>
          <w:u w:val="single"/>
        </w:rPr>
        <w:t>324-1, 324-3, 324-4 and 324-7 of the penal</w:t>
      </w:r>
      <w:r w:rsidRPr="005B770C">
        <w:rPr>
          <w:i/>
          <w:color w:val="0070C0"/>
        </w:rPr>
        <w:t xml:space="preserve"> code)</w:t>
      </w:r>
      <w:r w:rsidRPr="005B770C">
        <w:rPr>
          <w:rFonts w:cs="Calibri"/>
          <w:color w:val="0070C0"/>
          <w:lang w:val="en"/>
        </w:rPr>
        <w:t xml:space="preserve">. </w:t>
      </w:r>
      <w:proofErr w:type="spellStart"/>
      <w:r w:rsidRPr="005B770C">
        <w:rPr>
          <w:rFonts w:cs="Calibri"/>
          <w:color w:val="0070C0"/>
          <w:lang w:val="en"/>
        </w:rPr>
        <w:t>Mr</w:t>
      </w:r>
      <w:proofErr w:type="spellEnd"/>
      <w:r w:rsidRPr="005B770C">
        <w:rPr>
          <w:rFonts w:cs="Calibri"/>
          <w:color w:val="0070C0"/>
          <w:lang w:val="en"/>
        </w:rPr>
        <w:t xml:space="preserve"> Takieddine has been charged in French criminal proceedings with all these offences in relation to period of 2008-2013. The equity release allowed </w:t>
      </w:r>
      <w:proofErr w:type="spellStart"/>
      <w:r w:rsidRPr="005B770C">
        <w:rPr>
          <w:rFonts w:cs="Calibri"/>
          <w:color w:val="0070C0"/>
          <w:lang w:val="en"/>
        </w:rPr>
        <w:t>Mr</w:t>
      </w:r>
      <w:proofErr w:type="spellEnd"/>
      <w:r w:rsidRPr="005B770C">
        <w:rPr>
          <w:rFonts w:cs="Calibri"/>
          <w:color w:val="0070C0"/>
          <w:lang w:val="en"/>
        </w:rPr>
        <w:t xml:space="preserve"> Takieddine in France to conceal his wealth, commit tax evasion, and launder money. The bank’s facilitation of this may amount to </w:t>
      </w:r>
      <w:r w:rsidRPr="005B770C">
        <w:rPr>
          <w:color w:val="0070C0"/>
        </w:rPr>
        <w:t xml:space="preserve">a conspiracy with Mr Takieddine and others to commit serious offences in a Member State contrary to s71 of the Criminal Justice Act 1993. </w:t>
      </w:r>
    </w:p>
    <w:p w14:paraId="3B11F749" w14:textId="77777777" w:rsidR="00E75E85" w:rsidRPr="005B770C" w:rsidRDefault="00E75E85" w:rsidP="00E75E85">
      <w:pPr>
        <w:pStyle w:val="Heading4"/>
        <w:numPr>
          <w:ilvl w:val="1"/>
          <w:numId w:val="1"/>
        </w:numPr>
        <w:rPr>
          <w:rFonts w:cs="Calibri"/>
          <w:color w:val="0070C0"/>
        </w:rPr>
      </w:pPr>
      <w:r w:rsidRPr="005B770C">
        <w:rPr>
          <w:color w:val="0070C0"/>
        </w:rPr>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rPr>
          <w:color w:val="0070C0"/>
        </w:rPr>
        <w:t xml:space="preserve"> through various shell companies</w:t>
      </w:r>
      <w:r w:rsidRPr="005B770C">
        <w:rPr>
          <w:color w:val="0070C0"/>
        </w:rPr>
        <w:t xml:space="preserve">. This constitutes a number of offences in France, </w:t>
      </w:r>
      <w:bookmarkStart w:id="65" w:name="_Hlk536535750"/>
      <w:r w:rsidRPr="005B770C">
        <w:rPr>
          <w:color w:val="0070C0"/>
        </w:rPr>
        <w:t xml:space="preserve">including: Fraudulent Organisation Of Insolvency (Articles 314-7 to 314-9 of the criminal code), </w:t>
      </w:r>
      <w:r w:rsidRPr="005B770C">
        <w:rPr>
          <w:rFonts w:cs="Calibri"/>
          <w:color w:val="0070C0"/>
          <w:lang w:val="en"/>
        </w:rPr>
        <w:t>tax evasion (</w:t>
      </w:r>
      <w:r w:rsidRPr="005B770C">
        <w:rPr>
          <w:i/>
          <w:color w:val="0070C0"/>
          <w:u w:val="single"/>
        </w:rPr>
        <w:t>Articles 1741, 1742 and 1750 of the general tax code)</w:t>
      </w:r>
      <w:r w:rsidRPr="005B770C">
        <w:rPr>
          <w:rFonts w:cs="Calibri"/>
          <w:color w:val="0070C0"/>
          <w:lang w:val="en"/>
        </w:rPr>
        <w:t xml:space="preserve">, and </w:t>
      </w:r>
      <w:r w:rsidRPr="005B770C">
        <w:rPr>
          <w:color w:val="0070C0"/>
        </w:rPr>
        <w:t xml:space="preserve">du </w:t>
      </w:r>
      <w:proofErr w:type="spellStart"/>
      <w:r w:rsidRPr="005B770C">
        <w:rPr>
          <w:color w:val="0070C0"/>
        </w:rPr>
        <w:t>blanchiment</w:t>
      </w:r>
      <w:proofErr w:type="spellEnd"/>
      <w:r w:rsidRPr="005B770C">
        <w:rPr>
          <w:color w:val="0070C0"/>
        </w:rPr>
        <w:t xml:space="preserve"> </w:t>
      </w:r>
      <w:proofErr w:type="spellStart"/>
      <w:r w:rsidRPr="005B770C">
        <w:rPr>
          <w:color w:val="0070C0"/>
        </w:rPr>
        <w:t>aggravé</w:t>
      </w:r>
      <w:proofErr w:type="spellEnd"/>
      <w:r w:rsidRPr="005B770C">
        <w:rPr>
          <w:rFonts w:cs="Calibri"/>
          <w:color w:val="0070C0"/>
          <w:lang w:val="en"/>
        </w:rPr>
        <w:t xml:space="preserve"> (‘aggravated’ money laundering - </w:t>
      </w:r>
      <w:r w:rsidRPr="005B770C">
        <w:rPr>
          <w:i/>
          <w:color w:val="0070C0"/>
          <w:u w:val="single"/>
        </w:rPr>
        <w:t>324-</w:t>
      </w:r>
      <w:proofErr w:type="gramStart"/>
      <w:r w:rsidRPr="005B770C">
        <w:rPr>
          <w:i/>
          <w:color w:val="0070C0"/>
          <w:u w:val="single"/>
        </w:rPr>
        <w:t>1 ,</w:t>
      </w:r>
      <w:proofErr w:type="gramEnd"/>
      <w:r w:rsidRPr="005B770C">
        <w:rPr>
          <w:i/>
          <w:color w:val="0070C0"/>
          <w:u w:val="single"/>
        </w:rPr>
        <w:t xml:space="preserve"> 324-3, 324-4 and 324-7 of the penal</w:t>
      </w:r>
      <w:r w:rsidRPr="005B770C">
        <w:rPr>
          <w:i/>
          <w:color w:val="0070C0"/>
        </w:rPr>
        <w:t xml:space="preserve"> code)</w:t>
      </w:r>
      <w:r w:rsidRPr="005B770C">
        <w:rPr>
          <w:rFonts w:cs="Calibri"/>
          <w:color w:val="0070C0"/>
          <w:lang w:val="en"/>
        </w:rPr>
        <w:t>.</w:t>
      </w:r>
      <w:bookmarkEnd w:id="65"/>
      <w:r w:rsidRPr="005B770C">
        <w:rPr>
          <w:rFonts w:cs="Calibri"/>
          <w:color w:val="0070C0"/>
          <w:lang w:val="en"/>
        </w:rPr>
        <w:t xml:space="preserve"> </w:t>
      </w:r>
      <w:r w:rsidRPr="005B770C">
        <w:rPr>
          <w:color w:val="0070C0"/>
        </w:rPr>
        <w:t xml:space="preserve">The agreement, if triable in this country, may amount to: </w:t>
      </w:r>
      <w:r w:rsidRPr="005B770C">
        <w:rPr>
          <w:rFonts w:cs="Calibri"/>
          <w:color w:val="0070C0"/>
        </w:rPr>
        <w:t xml:space="preserve">deliberately and </w:t>
      </w:r>
      <w:r w:rsidRPr="003024D8">
        <w:rPr>
          <w:rFonts w:cs="Calibri"/>
          <w:color w:val="0070C0"/>
        </w:rPr>
        <w:t>dishonestly facilitating the commission of revenue fraud by Mr Takieddine, and fraudulently evading income tax.  (106A</w:t>
      </w:r>
      <w:r w:rsidRPr="005B770C">
        <w:rPr>
          <w:rFonts w:cs="Calibri"/>
          <w:color w:val="0070C0"/>
        </w:rPr>
        <w:t xml:space="preserve"> of the Taxes Management Act 1970). </w:t>
      </w:r>
    </w:p>
    <w:p w14:paraId="3B4874F3" w14:textId="77777777" w:rsidR="00E75E85" w:rsidRPr="003F3A6C" w:rsidRDefault="00E75E85" w:rsidP="00E75E85">
      <w:pPr>
        <w:pStyle w:val="Heading4"/>
        <w:rPr>
          <w:color w:val="0070C0"/>
        </w:rPr>
      </w:pPr>
      <w:r w:rsidRPr="003F3A6C">
        <w:rPr>
          <w:color w:val="0070C0"/>
        </w:rPr>
        <w:t>The bank’s conduct may constitute ‘criminal conduct’ under s.76(1)</w:t>
      </w:r>
      <w:r>
        <w:rPr>
          <w:color w:val="0070C0"/>
        </w:rPr>
        <w:t xml:space="preserve"> POCA</w:t>
      </w:r>
      <w:r w:rsidRPr="003F3A6C">
        <w:rPr>
          <w:color w:val="0070C0"/>
        </w:rPr>
        <w:t>. However, they certainly benefited from the criminal conduct of Mr Takieddine. Under s.76(4)</w:t>
      </w:r>
      <w:r>
        <w:rPr>
          <w:color w:val="0070C0"/>
        </w:rPr>
        <w:t xml:space="preserve"> POCA</w:t>
      </w:r>
      <w:r w:rsidRPr="003F3A6C">
        <w:rPr>
          <w:color w:val="0070C0"/>
        </w:rPr>
        <w:t>, ‘a person benefits from conduct if he obtains property as a result or in connection with the conduct’. The bank’s benefit from the conspiracy to injure our client are the charges acquired on the matrimonial properties. The charges are ‘property’ per s.84 POCA because ‘</w:t>
      </w:r>
      <w:r w:rsidRPr="003F3A6C">
        <w:rPr>
          <w:rFonts w:ascii="Arial" w:hAnsi="Arial" w:cs="Arial"/>
          <w:color w:val="0070C0"/>
          <w:sz w:val="18"/>
          <w:szCs w:val="18"/>
          <w:shd w:val="clear" w:color="auto" w:fill="FFFFFF"/>
        </w:rPr>
        <w:t xml:space="preserve">property is held by a person if he holds an interest in it’. </w:t>
      </w:r>
      <w:r w:rsidRPr="003F3A6C">
        <w:rPr>
          <w:color w:val="0070C0"/>
        </w:rPr>
        <w:t xml:space="preserve">The charges on the matrimonial properties constitute ‘criminal property’ and are unenforceable by the </w:t>
      </w:r>
      <w:commentRangeStart w:id="66"/>
      <w:r w:rsidRPr="003F3A6C">
        <w:rPr>
          <w:color w:val="0070C0"/>
        </w:rPr>
        <w:t>bank</w:t>
      </w:r>
      <w:commentRangeEnd w:id="66"/>
      <w:r>
        <w:rPr>
          <w:rStyle w:val="CommentReference"/>
          <w:rFonts w:asciiTheme="minorHAnsi" w:eastAsiaTheme="minorEastAsia" w:hAnsiTheme="minorHAnsi"/>
          <w:iCs w:val="0"/>
        </w:rPr>
        <w:commentReference w:id="66"/>
      </w:r>
      <w:r w:rsidRPr="003F3A6C">
        <w:rPr>
          <w:color w:val="0070C0"/>
        </w:rPr>
        <w:t xml:space="preserve">. </w:t>
      </w:r>
    </w:p>
    <w:p w14:paraId="65BB686A" w14:textId="77777777" w:rsidR="00E75E85" w:rsidRDefault="00E75E85" w:rsidP="00E75E85">
      <w:pPr>
        <w:pStyle w:val="Heading4"/>
      </w:pPr>
      <w:r>
        <w:t xml:space="preserve">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w:t>
      </w:r>
      <w:r w:rsidRPr="00436846">
        <w:t>£78,</w:t>
      </w:r>
      <w:r>
        <w:t>000</w:t>
      </w:r>
      <w:r w:rsidRPr="00436846">
        <w:t>,000</w:t>
      </w:r>
      <w:r>
        <w:t>.</w:t>
      </w:r>
    </w:p>
    <w:p w14:paraId="61A1980D" w14:textId="77777777" w:rsidR="00E75E85" w:rsidRDefault="00E75E85" w:rsidP="00E75E85">
      <w:pPr>
        <w:pStyle w:val="Heading4"/>
      </w:pPr>
      <w:r>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Default="00E75E85" w:rsidP="00E75E85">
      <w:pPr>
        <w:pStyle w:val="Heading4"/>
      </w:pPr>
      <w:r>
        <w:t xml:space="preserve">Our client </w:t>
      </w:r>
      <w:r w:rsidRPr="00FB5923">
        <w:t>would</w:t>
      </w:r>
      <w:r>
        <w:t xml:space="preserve">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w:t>
      </w:r>
      <w:r w:rsidRPr="00436846">
        <w:t xml:space="preserve">acknowledged as a leading expert in conspiracy, corporate crime, commercial and tax fraud, art fraud, bribery, corruption, money laundering and matters arising under the Proceeds of Crime Act 2002. </w:t>
      </w:r>
      <w:r>
        <w:t xml:space="preserve">  </w:t>
      </w:r>
    </w:p>
    <w:p w14:paraId="0218F500" w14:textId="77777777" w:rsidR="00E75E85" w:rsidRDefault="00E75E85" w:rsidP="00E75E85">
      <w:pPr>
        <w:pStyle w:val="Heading4"/>
      </w:pPr>
      <w:r>
        <w:t>In the light of the information set out in this letter we expect you to take the following actions:</w:t>
      </w:r>
    </w:p>
    <w:p w14:paraId="127BBEAB" w14:textId="77777777" w:rsidR="00E75E85" w:rsidRDefault="00E75E85" w:rsidP="00E75E85">
      <w:pPr>
        <w:pStyle w:val="Heading4"/>
      </w:pPr>
      <w:r>
        <w:t>[Bullet points follow – much to be added]</w:t>
      </w:r>
    </w:p>
    <w:p w14:paraId="304E6C68" w14:textId="77777777" w:rsidR="00E75E85" w:rsidRDefault="00E75E85" w:rsidP="00E75E85">
      <w:pPr>
        <w:pStyle w:val="Heading4"/>
        <w:numPr>
          <w:ilvl w:val="1"/>
          <w:numId w:val="1"/>
        </w:numPr>
      </w:pPr>
      <w:r>
        <w:t>Acknowledge receipt of this letter no later than 14 days from the date of this letter;</w:t>
      </w:r>
    </w:p>
    <w:p w14:paraId="4BA1AACC" w14:textId="77777777" w:rsidR="00E75E85" w:rsidRDefault="00E75E85" w:rsidP="00E75E85">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E75E85">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E75E85">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E75E85">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E75E85">
      <w:pPr>
        <w:pStyle w:val="Heading4"/>
        <w:numPr>
          <w:ilvl w:val="1"/>
          <w:numId w:val="1"/>
        </w:numPr>
      </w:pPr>
      <w:r>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E75E85">
      <w:pPr>
        <w:pStyle w:val="Heading4"/>
      </w:pPr>
      <w:r>
        <w:t xml:space="preserve">Provide full redress to our client. </w:t>
      </w:r>
    </w:p>
    <w:p w14:paraId="6C0B22F6" w14:textId="77777777" w:rsidR="00E75E85" w:rsidRDefault="00E75E85" w:rsidP="00E75E85">
      <w:pPr>
        <w:pStyle w:val="Heading4"/>
      </w:pPr>
      <w:r>
        <w:t>Please also answer the following questions</w:t>
      </w:r>
    </w:p>
    <w:p w14:paraId="02493480" w14:textId="77777777" w:rsidR="00E75E85" w:rsidRDefault="00E75E85" w:rsidP="00E75E85">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E75E85">
      <w:pPr>
        <w:pStyle w:val="Heading4"/>
        <w:numPr>
          <w:ilvl w:val="1"/>
          <w:numId w:val="1"/>
        </w:numPr>
      </w:pPr>
      <w:r>
        <w:t>Which director or senior manager was responsible for the AML procedures at the relevant time?</w:t>
      </w:r>
    </w:p>
    <w:p w14:paraId="5604C2BB" w14:textId="77777777" w:rsidR="00E75E85" w:rsidRDefault="00E75E85" w:rsidP="00E75E85">
      <w:pPr>
        <w:pStyle w:val="Heading4"/>
        <w:numPr>
          <w:ilvl w:val="1"/>
          <w:numId w:val="1"/>
        </w:numPr>
      </w:pPr>
      <w:r>
        <w:t xml:space="preserve">Who was the Money Laundering Reporting Officer (“MLRO”) from 2008-2013? </w:t>
      </w:r>
    </w:p>
    <w:p w14:paraId="0FAF73ED" w14:textId="77777777" w:rsidR="00E75E85" w:rsidRDefault="00E75E85" w:rsidP="00E75E85">
      <w:pPr>
        <w:pStyle w:val="Heading4"/>
        <w:numPr>
          <w:ilvl w:val="1"/>
          <w:numId w:val="1"/>
        </w:numPr>
      </w:pPr>
      <w:r>
        <w:t>Was the MLRO or senior management notified at any point about the equity release?</w:t>
      </w:r>
    </w:p>
    <w:p w14:paraId="58FF0577" w14:textId="77777777" w:rsidR="00E75E85" w:rsidRDefault="00E75E85" w:rsidP="00E75E85">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E75E85">
      <w:pPr>
        <w:pStyle w:val="Heading4"/>
        <w:keepNext w:val="0"/>
        <w:keepLines w:val="0"/>
        <w:numPr>
          <w:ilvl w:val="0"/>
          <w:numId w:val="0"/>
        </w:numPr>
        <w:spacing w:before="240"/>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5"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6"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7"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8"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9"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0"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11"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12"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13" w:author="User" w:date="2019-01-29T19:23:00Z" w:initials="U">
    <w:p w14:paraId="2611CEEB" w14:textId="7ECE2E8E" w:rsidR="00E75E85" w:rsidRDefault="00E75E85">
      <w:pPr>
        <w:pStyle w:val="CommentText"/>
      </w:pPr>
      <w:r>
        <w:rPr>
          <w:rStyle w:val="CommentReference"/>
        </w:rPr>
        <w:annotationRef/>
      </w:r>
      <w:r>
        <w:t>Or ‘injure’?</w:t>
      </w:r>
    </w:p>
  </w:comment>
  <w:comment w:id="14"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15"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16"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18"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19"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20"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21"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22"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23"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24"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25"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26"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27" w:author="Nick Stoop" w:date="2019-01-28T16:39:00Z" w:initials="NS">
    <w:p w14:paraId="0C24E696" w14:textId="77777777" w:rsidR="00E75E85" w:rsidRDefault="00E75E85" w:rsidP="001C3CED">
      <w:pPr>
        <w:pStyle w:val="CommentText"/>
      </w:pPr>
      <w:r>
        <w:rPr>
          <w:rStyle w:val="CommentReference"/>
        </w:rPr>
        <w:annotationRef/>
      </w:r>
      <w:r>
        <w:t>REMOVE???</w:t>
      </w:r>
    </w:p>
  </w:comment>
  <w:comment w:id="28"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29"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w:t>
      </w:r>
      <w:proofErr w:type="gramStart"/>
      <w:r>
        <w:t>and also</w:t>
      </w:r>
      <w:proofErr w:type="gramEnd"/>
      <w:r>
        <w:t xml:space="preserve"> hired detectives to threaten and entrap the girls.  The trial at Southwark collapsed half-way through, after agents threatened the mother of one of the girls, having tracked her down to a remote village in Brazil</w:t>
      </w:r>
    </w:p>
  </w:comment>
  <w:comment w:id="30"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31"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32"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33"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34"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35"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36" w:author="User" w:date="2019-01-29T19:26:00Z" w:initials="U">
    <w:p w14:paraId="46DD0176" w14:textId="2C0D52C0" w:rsidR="00E75E85" w:rsidRDefault="00E75E85">
      <w:pPr>
        <w:pStyle w:val="CommentText"/>
      </w:pPr>
      <w:r>
        <w:rPr>
          <w:rStyle w:val="CommentReference"/>
        </w:rPr>
        <w:annotationRef/>
      </w:r>
      <w:r>
        <w:t>evidence?</w:t>
      </w:r>
    </w:p>
  </w:comment>
  <w:comment w:id="37" w:author="Nick Stoop" w:date="2019-01-23T18:33:00Z" w:initials="NS">
    <w:p w14:paraId="7990D239" w14:textId="77777777" w:rsidR="00E75E85" w:rsidRDefault="00E75E85" w:rsidP="001C3CED">
      <w:pPr>
        <w:pStyle w:val="CommentText"/>
      </w:pPr>
      <w:r>
        <w:rPr>
          <w:rStyle w:val="CommentReference"/>
        </w:rPr>
        <w:annotationRef/>
      </w:r>
      <w:r>
        <w:rPr>
          <w:rStyle w:val="CommentReference"/>
        </w:rPr>
        <w:annotationRef/>
      </w:r>
      <w:r>
        <w:t>Le Temps.  20160408</w:t>
      </w:r>
    </w:p>
  </w:comment>
  <w:comment w:id="38" w:author="Nick Stoop" w:date="2019-01-23T18:33:00Z" w:initials="NS">
    <w:p w14:paraId="43DDC014" w14:textId="77777777" w:rsidR="00E75E85" w:rsidRDefault="00E75E85" w:rsidP="001C3CED">
      <w:pPr>
        <w:pStyle w:val="CommentText"/>
      </w:pPr>
      <w:r>
        <w:rPr>
          <w:rStyle w:val="CommentReference"/>
        </w:rPr>
        <w:annotationRef/>
      </w:r>
      <w:r>
        <w:t xml:space="preserve">Tribune de </w:t>
      </w:r>
      <w:proofErr w:type="spellStart"/>
      <w:r>
        <w:t>Geneve</w:t>
      </w:r>
      <w:proofErr w:type="spellEnd"/>
    </w:p>
  </w:comment>
  <w:comment w:id="39"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40"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41" w:author="User" w:date="2019-01-29T19:28:00Z" w:initials="U">
    <w:p w14:paraId="162C54E9" w14:textId="7C63D8F1" w:rsidR="00E75E85" w:rsidRDefault="00E75E85">
      <w:pPr>
        <w:pStyle w:val="CommentText"/>
      </w:pPr>
      <w:r>
        <w:rPr>
          <w:rStyle w:val="CommentReference"/>
        </w:rPr>
        <w:annotationRef/>
      </w:r>
      <w:r>
        <w:t>Injure?</w:t>
      </w:r>
    </w:p>
  </w:comment>
  <w:comment w:id="42"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43"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44"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w:t>
      </w:r>
      <w:proofErr w:type="gramStart"/>
      <w:r w:rsidRPr="001C3CED">
        <w:rPr>
          <w:rFonts w:cs="Calibri"/>
          <w:i/>
          <w:lang w:val="fr-FR"/>
        </w:rPr>
        <w:t>je</w:t>
      </w:r>
      <w:proofErr w:type="gramEnd"/>
      <w:r w:rsidRPr="001C3CED">
        <w:rPr>
          <w:rFonts w:cs="Calibri"/>
          <w:i/>
          <w:lang w:val="fr-FR"/>
        </w:rPr>
        <w:t xml:space="preserv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45"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46" w:author="Nick Stoop" w:date="2019-01-28T18:10:00Z" w:initials="NS">
    <w:p w14:paraId="5A616429" w14:textId="77777777" w:rsidR="00E75E85" w:rsidRDefault="00E75E85" w:rsidP="001C3CED">
      <w:pPr>
        <w:pStyle w:val="CommentText"/>
      </w:pPr>
      <w:r>
        <w:rPr>
          <w:rStyle w:val="CommentReference"/>
        </w:rPr>
        <w:annotationRef/>
      </w:r>
      <w:r>
        <w:t>Dated?</w:t>
      </w:r>
    </w:p>
  </w:comment>
  <w:comment w:id="52" w:author="User" w:date="2019-01-29T18:32:00Z" w:initials="U">
    <w:p w14:paraId="06566632" w14:textId="77777777" w:rsidR="00E75E85" w:rsidRDefault="00E75E85" w:rsidP="00E75E85">
      <w:pPr>
        <w:pStyle w:val="CommentText"/>
      </w:pPr>
      <w:r>
        <w:rPr>
          <w:rStyle w:val="CommentReference"/>
        </w:rPr>
        <w:annotationRef/>
      </w:r>
      <w:r>
        <w:t>Edit perhaps?</w:t>
      </w:r>
    </w:p>
  </w:comment>
  <w:comment w:id="54"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55"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53" w:author="User" w:date="2019-01-29T18:49:00Z" w:initials="U">
    <w:p w14:paraId="146CEC6C" w14:textId="77777777" w:rsidR="00E75E85" w:rsidRDefault="00E75E85" w:rsidP="00E75E85">
      <w:pPr>
        <w:pStyle w:val="CommentText"/>
      </w:pPr>
      <w:r>
        <w:rPr>
          <w:rStyle w:val="CommentReference"/>
        </w:rPr>
        <w:annotationRef/>
      </w:r>
      <w:r>
        <w:t>Repetition?</w:t>
      </w:r>
    </w:p>
  </w:comment>
  <w:comment w:id="56" w:author="Nick Stoop" w:date="2019-01-23T19:59:00Z" w:initials="NS">
    <w:p w14:paraId="31B6B93D" w14:textId="77777777" w:rsidR="00E75E85" w:rsidRDefault="00E75E85" w:rsidP="00E75E85">
      <w:pPr>
        <w:pStyle w:val="CommentText"/>
      </w:pPr>
      <w:r>
        <w:rPr>
          <w:rStyle w:val="CommentReference"/>
        </w:rPr>
        <w:annotationRef/>
      </w:r>
      <w:r>
        <w:t xml:space="preserve">To be re-written.  We have full visibility of </w:t>
      </w:r>
      <w:proofErr w:type="gramStart"/>
      <w:r>
        <w:t>all of</w:t>
      </w:r>
      <w:proofErr w:type="gramEnd"/>
      <w:r>
        <w:t xml:space="preserve">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57"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60"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61"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63"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64"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66"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0"/>
  <w15:commentEx w15:paraId="1E8D0E51" w15:done="0"/>
  <w15:commentEx w15:paraId="246AF046"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1D65830E" w15:done="0"/>
  <w15:commentEx w15:paraId="5A616429" w15:done="0"/>
  <w15:commentEx w15:paraId="06566632" w15:done="0"/>
  <w15:commentEx w15:paraId="4D2790C9" w15:done="0"/>
  <w15:commentEx w15:paraId="01EA4BDC" w15:done="0"/>
  <w15:commentEx w15:paraId="146CEC6C" w15:done="0"/>
  <w15:commentEx w15:paraId="31B6B93D" w15:done="0"/>
  <w15:commentEx w15:paraId="49ED2703" w15:done="0"/>
  <w15:commentEx w15:paraId="29FE6D5E"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1E8D0E51" w16cid:durableId="1FFAFFAF"/>
  <w16cid:commentId w16cid:paraId="246AF046" w16cid:durableId="1FFAFFB0"/>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1D65830E" w16cid:durableId="1FFAFFD3"/>
  <w16cid:commentId w16cid:paraId="5A616429" w16cid:durableId="1FFAFFD4"/>
  <w16cid:commentId w16cid:paraId="06566632" w16cid:durableId="1FFB1AC9"/>
  <w16cid:commentId w16cid:paraId="4D2790C9" w16cid:durableId="1FFB06AC"/>
  <w16cid:commentId w16cid:paraId="01EA4BDC" w16cid:durableId="1FF40233"/>
  <w16cid:commentId w16cid:paraId="146CEC6C" w16cid:durableId="1FFB1EB0"/>
  <w16cid:commentId w16cid:paraId="31B6B93D" w16cid:durableId="1FF40234"/>
  <w16cid:commentId w16cid:paraId="49ED2703" w16cid:durableId="1FF40235"/>
  <w16cid:commentId w16cid:paraId="29FE6D5E" w16cid:durableId="1FFB1B2B"/>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E74628DE"/>
    <w:lvl w:ilvl="0" w:tplc="6BAC473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68"/>
    <w:rsid w:val="00086014"/>
    <w:rsid w:val="00192368"/>
    <w:rsid w:val="001A50D2"/>
    <w:rsid w:val="001C3CED"/>
    <w:rsid w:val="00240B87"/>
    <w:rsid w:val="00271D19"/>
    <w:rsid w:val="003024D8"/>
    <w:rsid w:val="003F7C8B"/>
    <w:rsid w:val="00427743"/>
    <w:rsid w:val="005C1D36"/>
    <w:rsid w:val="00613553"/>
    <w:rsid w:val="0068690E"/>
    <w:rsid w:val="006B5AEE"/>
    <w:rsid w:val="0076599F"/>
    <w:rsid w:val="0077064A"/>
    <w:rsid w:val="0078491A"/>
    <w:rsid w:val="008C78C3"/>
    <w:rsid w:val="0091605D"/>
    <w:rsid w:val="00933A7C"/>
    <w:rsid w:val="009731CC"/>
    <w:rsid w:val="009D1D56"/>
    <w:rsid w:val="00C04859"/>
    <w:rsid w:val="00D355F0"/>
    <w:rsid w:val="00DA3F50"/>
    <w:rsid w:val="00E75E85"/>
    <w:rsid w:val="00ED37F2"/>
    <w:rsid w:val="00EF3BDE"/>
    <w:rsid w:val="00F01D63"/>
    <w:rsid w:val="00F12A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2">
    <w:name w:val="heading 2"/>
    <w:basedOn w:val="Normal"/>
    <w:next w:val="Normal"/>
    <w:link w:val="Heading2Char"/>
    <w:uiPriority w:val="9"/>
    <w:unhideWhenUsed/>
    <w:qFormat/>
    <w:rsid w:val="00192368"/>
    <w:pPr>
      <w:keepNext/>
      <w:keepLines/>
      <w:spacing w:before="240" w:after="240"/>
      <w:outlineLvl w:val="1"/>
    </w:pPr>
    <w:rPr>
      <w:rFonts w:eastAsiaTheme="majorEastAsia"/>
      <w:b/>
      <w:szCs w:val="26"/>
    </w:rPr>
  </w:style>
  <w:style w:type="paragraph" w:styleId="Heading3">
    <w:name w:val="heading 3"/>
    <w:basedOn w:val="Normal"/>
    <w:next w:val="Normal"/>
    <w:link w:val="Heading3Char"/>
    <w:uiPriority w:val="9"/>
    <w:semiHidden/>
    <w:unhideWhenUsed/>
    <w:qFormat/>
    <w:rsid w:val="001C3C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92368"/>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2368"/>
    <w:rPr>
      <w:rFonts w:eastAsiaTheme="majorEastAsia" w:cs="Times New Roman"/>
      <w:b/>
      <w:szCs w:val="26"/>
      <w:lang w:eastAsia="en-GB"/>
    </w:rPr>
  </w:style>
  <w:style w:type="character" w:customStyle="1" w:styleId="Heading4Char">
    <w:name w:val="Heading 4 Char"/>
    <w:basedOn w:val="DefaultParagraphFont"/>
    <w:link w:val="Heading4"/>
    <w:uiPriority w:val="9"/>
    <w:rsid w:val="00192368"/>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semiHidden/>
    <w:rsid w:val="001C3CED"/>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2346D-9BD7-448F-A40D-7CE907B54C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6009</Words>
  <Characters>34252</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2019-01-29T19:42:00Z</dcterms:created>
  <dcterms:modified xsi:type="dcterms:W3CDTF">2019-01-29T19:42:00Z</dcterms:modified>
</cp:coreProperties>
</file>