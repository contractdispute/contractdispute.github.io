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Arial" w:eastAsiaTheme="minorHAnsi" w:hAnsi="Arial" w:cs="Arial"/>
          <w:b/>
          <w:bCs/>
          <w:szCs w:val="20"/>
          <w:lang w:eastAsia="en-US"/>
        </w:rPr>
        <w:alias w:val="Subject"/>
        <w:tag w:val="Subject"/>
        <w:id w:val="-1851171050"/>
        <w:placeholder>
          <w:docPart w:val="A74C255B8F324A269B3192AA5A9C99E1"/>
        </w:placeholder>
        <w:text w:multiLine="1"/>
      </w:sdtPr>
      <w:sdtEndPr/>
      <w:sdtContent>
        <w:p w:rsidR="00F01301" w:rsidRDefault="00F01301" w:rsidP="00F01301">
          <w:pPr>
            <w:pStyle w:val="BodyText"/>
            <w:jc w:val="left"/>
            <w:rPr>
              <w:b/>
            </w:rPr>
          </w:pPr>
          <w:r>
            <w:rPr>
              <w:rFonts w:ascii="Arial" w:eastAsiaTheme="minorHAnsi" w:hAnsi="Arial" w:cs="Arial"/>
              <w:b/>
              <w:bCs/>
              <w:szCs w:val="20"/>
              <w:lang w:eastAsia="en-US"/>
            </w:rPr>
            <w:t xml:space="preserve">Re: Warwick House, 8 Addison Crescent, London W14 8JP (Title No: BGL25559) (the “London Property”) Charge in favour of Barclays Bank Plc (the “Bank”) dated 2 February 2009 (the “London Charge”) </w:t>
          </w:r>
          <w:r>
            <w:rPr>
              <w:rFonts w:ascii="Arial" w:eastAsiaTheme="minorHAnsi" w:hAnsi="Arial" w:cs="Arial"/>
              <w:b/>
              <w:bCs/>
              <w:szCs w:val="20"/>
              <w:lang w:eastAsia="en-US"/>
            </w:rPr>
            <w:br/>
            <w:t>Our client: Nicola Johnson (formerly Nicola Takieddine)</w:t>
          </w:r>
        </w:p>
      </w:sdtContent>
    </w:sdt>
    <w:p w:rsidR="00F01301" w:rsidRDefault="00F01301" w:rsidP="003E33C5">
      <w:pPr>
        <w:spacing w:after="0"/>
        <w:jc w:val="both"/>
      </w:pPr>
    </w:p>
    <w:p w:rsidR="00796A6D" w:rsidRPr="003E33C5" w:rsidRDefault="00221C82" w:rsidP="003E33C5">
      <w:pPr>
        <w:spacing w:after="0"/>
        <w:jc w:val="both"/>
      </w:pPr>
      <w:r w:rsidRPr="003E33C5">
        <w:t>Dear Sirs,</w:t>
      </w:r>
    </w:p>
    <w:p w:rsidR="00221C82" w:rsidRPr="003E33C5" w:rsidRDefault="00221C82" w:rsidP="003E33C5">
      <w:pPr>
        <w:spacing w:after="0"/>
        <w:jc w:val="both"/>
      </w:pPr>
    </w:p>
    <w:p w:rsidR="00AC29A2" w:rsidRPr="003E33C5" w:rsidRDefault="20903569" w:rsidP="00AC29A2">
      <w:pPr>
        <w:spacing w:after="0"/>
        <w:jc w:val="both"/>
      </w:pPr>
      <w:r w:rsidRPr="003E33C5">
        <w:t xml:space="preserve">We are </w:t>
      </w:r>
      <w:r w:rsidR="00F01301">
        <w:t xml:space="preserve">acting for </w:t>
      </w:r>
      <w:r w:rsidRPr="003E33C5">
        <w:t>Nicola Johnson</w:t>
      </w:r>
      <w:r w:rsidR="00F01301">
        <w:t xml:space="preserve"> (formerly Nicola Takieddine)</w:t>
      </w:r>
      <w:r w:rsidRPr="003E33C5">
        <w:t>, recently divorced from her former husband, Ziad Takieddine</w:t>
      </w:r>
      <w:r w:rsidR="00446ED8" w:rsidRPr="003E33C5">
        <w:t>,</w:t>
      </w:r>
      <w:r w:rsidRPr="003E33C5">
        <w:t xml:space="preserve"> in relation to the loans that </w:t>
      </w:r>
      <w:r w:rsidR="00F01301">
        <w:t>the B</w:t>
      </w:r>
      <w:r w:rsidRPr="003E33C5">
        <w:t>ank granted to Mr Takieddine in 2009, during divorce proceedings initiated by Mr Takieddine in 2006</w:t>
      </w:r>
      <w:r w:rsidR="003C576A">
        <w:t xml:space="preserve"> and which remain to be finalised.  </w:t>
      </w:r>
      <w:r w:rsidR="00AC29A2" w:rsidRPr="003E33C5">
        <w:t xml:space="preserve">In May 2018, the French court appointed a judicial notary to arrange the division of the </w:t>
      </w:r>
      <w:r w:rsidR="00AC29A2">
        <w:t xml:space="preserve">couple’s </w:t>
      </w:r>
      <w:r w:rsidR="00AC29A2" w:rsidRPr="003E33C5">
        <w:t>matrimonial assets.</w:t>
      </w:r>
    </w:p>
    <w:p w:rsidR="00F01301" w:rsidRDefault="00F01301" w:rsidP="00F01301">
      <w:pPr>
        <w:spacing w:after="0"/>
        <w:jc w:val="both"/>
      </w:pPr>
    </w:p>
    <w:p w:rsidR="00F01301" w:rsidRDefault="00F01301" w:rsidP="00F01301">
      <w:pPr>
        <w:spacing w:after="0"/>
        <w:jc w:val="both"/>
      </w:pPr>
      <w:r w:rsidRPr="00F01301">
        <w:t xml:space="preserve">The </w:t>
      </w:r>
      <w:r>
        <w:t xml:space="preserve">London </w:t>
      </w:r>
      <w:r w:rsidRPr="00F01301">
        <w:t xml:space="preserve">Charge purported to secure a loan made by the Bank to Warwick Estates Limited of £6m (apparently there was an additional €6m loan provided by the Bank to SCI Lamartine at the same time, although this element is not secured by the </w:t>
      </w:r>
      <w:r w:rsidR="00AC29A2">
        <w:t>London Charge, but</w:t>
      </w:r>
      <w:r w:rsidRPr="00F01301">
        <w:t xml:space="preserve"> was secured by a charge over a property in Paris, 40 Avenue Georges Mandel, Paris 75016 </w:t>
      </w:r>
      <w:r w:rsidR="00AC29A2">
        <w:t>(</w:t>
      </w:r>
      <w:r w:rsidRPr="00F01301">
        <w:t xml:space="preserve">the </w:t>
      </w:r>
      <w:r w:rsidR="00AC29A2">
        <w:t>“</w:t>
      </w:r>
      <w:r w:rsidRPr="00F01301">
        <w:t xml:space="preserve">Paris Charge” and the “Paris Property” – the Paris Charge and the London Charge are “the Charges” ). </w:t>
      </w:r>
      <w:r>
        <w:t xml:space="preserve"> </w:t>
      </w:r>
      <w:r w:rsidRPr="00F01301">
        <w:t xml:space="preserve">It is clear from the Bank’s </w:t>
      </w:r>
      <w:r w:rsidR="00AC29A2">
        <w:t xml:space="preserve">18 November 2008 </w:t>
      </w:r>
      <w:r w:rsidRPr="00F01301">
        <w:t>CDD/Meeting Report that the Bank knew it was to all intents and purposes lending to Ziad Mounir Takieddine.</w:t>
      </w:r>
    </w:p>
    <w:p w:rsidR="00F01301" w:rsidRPr="003E33C5" w:rsidRDefault="00F01301" w:rsidP="00F01301">
      <w:pPr>
        <w:spacing w:after="0"/>
        <w:jc w:val="both"/>
      </w:pPr>
    </w:p>
    <w:p w:rsidR="008553BC" w:rsidRDefault="00516981" w:rsidP="008553BC">
      <w:pPr>
        <w:spacing w:after="0"/>
        <w:jc w:val="both"/>
      </w:pPr>
      <w:r>
        <w:t xml:space="preserve">Our client and </w:t>
      </w:r>
      <w:r w:rsidR="00C0141A" w:rsidRPr="003E33C5">
        <w:t xml:space="preserve">Mr Takieddine were married in England in 1985 under the French matrimonial regime of community of property, whereby all assets acquired by the couple during the marriage are jointly owned by them in indivisible shares.   </w:t>
      </w:r>
      <w:r w:rsidR="00C0141A">
        <w:t xml:space="preserve">Since filing for divorce in 2006, Mr Takieddine has </w:t>
      </w:r>
      <w:r w:rsidR="008553BC">
        <w:t xml:space="preserve">orchestrated </w:t>
      </w:r>
      <w:r w:rsidR="00C0141A">
        <w:t xml:space="preserve">a sustained </w:t>
      </w:r>
      <w:proofErr w:type="spellStart"/>
      <w:ins w:id="0" w:author="Peter Levaggi" w:date="2018-07-13T09:40:00Z">
        <w:r w:rsidR="00080607">
          <w:t>unlawful</w:t>
        </w:r>
      </w:ins>
      <w:del w:id="1" w:author="Peter Levaggi" w:date="2018-07-13T09:40:00Z">
        <w:r w:rsidR="00C0141A" w:rsidDel="00080607">
          <w:delText xml:space="preserve">criminal </w:delText>
        </w:r>
      </w:del>
      <w:r w:rsidR="00C0141A">
        <w:t>campaign</w:t>
      </w:r>
      <w:proofErr w:type="spellEnd"/>
      <w:r w:rsidR="00C0141A">
        <w:t xml:space="preserve"> </w:t>
      </w:r>
      <w:del w:id="2" w:author="Peter Levaggi" w:date="2018-07-13T09:41:00Z">
        <w:r w:rsidR="00A068B5" w:rsidDel="00080607">
          <w:delText xml:space="preserve">intended </w:delText>
        </w:r>
      </w:del>
      <w:r w:rsidR="00C0141A">
        <w:t>to deny our client her rightful share of the couple’s wealth</w:t>
      </w:r>
      <w:r w:rsidR="008553BC">
        <w:t>;</w:t>
      </w:r>
      <w:r w:rsidR="00C0141A">
        <w:t xml:space="preserve"> </w:t>
      </w:r>
      <w:del w:id="3" w:author="Peter Levaggi" w:date="2018-07-13T09:43:00Z">
        <w:r w:rsidR="008553BC" w:rsidDel="00CE23C7">
          <w:delText>h</w:delText>
        </w:r>
        <w:r w:rsidR="00C0141A" w:rsidDel="00CE23C7">
          <w:delText>is tactics have included</w:delText>
        </w:r>
      </w:del>
      <w:ins w:id="4" w:author="Peter Levaggi" w:date="2018-07-13T09:43:00Z">
        <w:r w:rsidR="00CE23C7">
          <w:t>including</w:t>
        </w:r>
      </w:ins>
      <w:r w:rsidR="00C0141A">
        <w:t xml:space="preserve"> </w:t>
      </w:r>
      <w:del w:id="5" w:author="Peter Levaggi" w:date="2018-07-13T09:41:00Z">
        <w:r w:rsidR="00C0141A" w:rsidDel="00080607">
          <w:delText xml:space="preserve">forging </w:delText>
        </w:r>
      </w:del>
      <w:ins w:id="6" w:author="Peter Levaggi" w:date="2018-07-13T09:41:00Z">
        <w:r w:rsidR="00080607">
          <w:t>t</w:t>
        </w:r>
      </w:ins>
      <w:ins w:id="7" w:author="Peter Levaggi" w:date="2018-07-13T09:42:00Z">
        <w:r w:rsidR="00080607">
          <w:t xml:space="preserve">he use of </w:t>
        </w:r>
        <w:r w:rsidR="00CE23C7">
          <w:t>false</w:t>
        </w:r>
      </w:ins>
      <w:ins w:id="8" w:author="Peter Levaggi" w:date="2018-07-13T09:41:00Z">
        <w:r w:rsidR="00080607">
          <w:t xml:space="preserve"> </w:t>
        </w:r>
      </w:ins>
      <w:r w:rsidR="00C0141A">
        <w:t>documents</w:t>
      </w:r>
      <w:r w:rsidR="008553BC">
        <w:t xml:space="preserve">, dissipating family assets and transferring the proceeds </w:t>
      </w:r>
      <w:r w:rsidR="008553BC" w:rsidRPr="003E33C5">
        <w:t xml:space="preserve">to Lebanon and </w:t>
      </w:r>
      <w:r w:rsidR="008553BC">
        <w:t xml:space="preserve">to </w:t>
      </w:r>
      <w:r w:rsidR="008553BC" w:rsidRPr="003E33C5">
        <w:t>other offshore locations</w:t>
      </w:r>
      <w:r w:rsidR="008553BC">
        <w:t>.</w:t>
      </w:r>
    </w:p>
    <w:p w:rsidR="008553BC" w:rsidRDefault="008553BC" w:rsidP="00A841FD">
      <w:pPr>
        <w:spacing w:after="0"/>
        <w:jc w:val="both"/>
      </w:pPr>
    </w:p>
    <w:p w:rsidR="008553BC" w:rsidRPr="003E33C5" w:rsidRDefault="008553BC" w:rsidP="008553BC">
      <w:pPr>
        <w:spacing w:after="0"/>
        <w:jc w:val="both"/>
      </w:pPr>
      <w:r w:rsidRPr="003E33C5">
        <w:t>Mr Takieddine</w:t>
      </w:r>
      <w:r w:rsidR="00583032">
        <w:t xml:space="preserve"> was recognised by </w:t>
      </w:r>
      <w:r w:rsidR="00037996">
        <w:t>the B</w:t>
      </w:r>
      <w:r w:rsidR="00583032">
        <w:t>ank from the outset as a Politically Exposed Person</w:t>
      </w:r>
      <w:r w:rsidR="00F16BB0">
        <w:t xml:space="preserve">.  </w:t>
      </w:r>
      <w:ins w:id="9" w:author="Peter Levaggi" w:date="2018-07-13T09:44:00Z">
        <w:r w:rsidR="009807FB">
          <w:t xml:space="preserve">The Bank was (or should have been) aware </w:t>
        </w:r>
      </w:ins>
      <w:ins w:id="10" w:author="Peter Levaggi" w:date="2018-07-13T09:45:00Z">
        <w:r w:rsidR="009807FB">
          <w:t xml:space="preserve">of </w:t>
        </w:r>
      </w:ins>
      <w:del w:id="11" w:author="Peter Levaggi" w:date="2018-07-13T09:45:00Z">
        <w:r w:rsidR="00F16BB0" w:rsidDel="009807FB">
          <w:delText>A</w:delText>
        </w:r>
      </w:del>
      <w:ins w:id="12" w:author="Peter Levaggi" w:date="2018-07-13T09:45:00Z">
        <w:r w:rsidR="009807FB">
          <w:t xml:space="preserve"> a</w:t>
        </w:r>
      </w:ins>
      <w:r w:rsidR="00F16BB0">
        <w:t xml:space="preserve"> number of press reports </w:t>
      </w:r>
      <w:ins w:id="13" w:author="Peter Levaggi" w:date="2018-07-13T09:45:00Z">
        <w:r w:rsidR="009807FB">
          <w:t xml:space="preserve">which </w:t>
        </w:r>
      </w:ins>
      <w:r w:rsidR="00F16BB0">
        <w:t>had discussed Mr Takieddine’s role in laundering illegal commissions</w:t>
      </w:r>
      <w:r w:rsidR="0031705B">
        <w:t xml:space="preserve"> for French politicians, </w:t>
      </w:r>
      <w:ins w:id="14" w:author="Peter Levaggi" w:date="2018-07-13T09:45:00Z">
        <w:r w:rsidR="009807FB">
          <w:t xml:space="preserve">together with </w:t>
        </w:r>
      </w:ins>
      <w:r w:rsidR="0031705B">
        <w:t xml:space="preserve">the ongoing investigation into his tax affairs and his high-value divorce proceedings with our client.  Mr Takieddine </w:t>
      </w:r>
      <w:r w:rsidRPr="003E33C5">
        <w:t xml:space="preserve">is currently awaiting trial in France for a number of serious </w:t>
      </w:r>
      <w:r w:rsidR="00A068B5">
        <w:t xml:space="preserve">criminal </w:t>
      </w:r>
      <w:r w:rsidRPr="003E33C5">
        <w:t xml:space="preserve">offences, including corruption, </w:t>
      </w:r>
      <w:r w:rsidR="00A068B5">
        <w:t xml:space="preserve">forgery, </w:t>
      </w:r>
      <w:r w:rsidRPr="003E33C5">
        <w:t xml:space="preserve">tax evasion, money-laundering and </w:t>
      </w:r>
      <w:r w:rsidR="00A068B5">
        <w:t>“</w:t>
      </w:r>
      <w:r w:rsidRPr="00A068B5">
        <w:rPr>
          <w:i/>
        </w:rPr>
        <w:t xml:space="preserve">Organisation </w:t>
      </w:r>
      <w:proofErr w:type="spellStart"/>
      <w:r w:rsidRPr="00A068B5">
        <w:rPr>
          <w:i/>
        </w:rPr>
        <w:t>Frauduleuse</w:t>
      </w:r>
      <w:proofErr w:type="spellEnd"/>
      <w:r w:rsidRPr="00A068B5">
        <w:rPr>
          <w:i/>
        </w:rPr>
        <w:t xml:space="preserve"> de </w:t>
      </w:r>
      <w:proofErr w:type="spellStart"/>
      <w:r w:rsidRPr="00A068B5">
        <w:rPr>
          <w:i/>
        </w:rPr>
        <w:t>l’Insolvabilite</w:t>
      </w:r>
      <w:proofErr w:type="spellEnd"/>
      <w:r w:rsidR="00A068B5">
        <w:t>”</w:t>
      </w:r>
      <w:r w:rsidRPr="003E33C5">
        <w:t xml:space="preserve"> (‘</w:t>
      </w:r>
      <w:r w:rsidRPr="00A068B5">
        <w:rPr>
          <w:b/>
        </w:rPr>
        <w:t>OFI</w:t>
      </w:r>
      <w:r w:rsidRPr="003E33C5">
        <w:t>’ – roughly translated a</w:t>
      </w:r>
      <w:r w:rsidR="00516981">
        <w:t>s</w:t>
      </w:r>
      <w:r w:rsidRPr="003E33C5">
        <w:t xml:space="preserve"> fraudulent self-insolvency).  </w:t>
      </w:r>
      <w:r w:rsidR="00516981" w:rsidRPr="003E33C5">
        <w:t>Mr Takieddine</w:t>
      </w:r>
      <w:r w:rsidRPr="003E33C5">
        <w:t xml:space="preserve"> spent time in </w:t>
      </w:r>
      <w:r w:rsidR="00951DDE">
        <w:t>French</w:t>
      </w:r>
      <w:r w:rsidR="00A068B5">
        <w:t xml:space="preserve"> </w:t>
      </w:r>
      <w:r w:rsidRPr="003E33C5">
        <w:t>prison in 2013 for breaching bail conditions and has also been convicted three times in France for “</w:t>
      </w:r>
      <w:r w:rsidRPr="00A068B5">
        <w:rPr>
          <w:i/>
        </w:rPr>
        <w:t xml:space="preserve">abandon de </w:t>
      </w:r>
      <w:proofErr w:type="spellStart"/>
      <w:r w:rsidRPr="00A068B5">
        <w:rPr>
          <w:i/>
        </w:rPr>
        <w:t>famille</w:t>
      </w:r>
      <w:proofErr w:type="spellEnd"/>
      <w:r w:rsidRPr="003E33C5">
        <w:t xml:space="preserve">” (“wilful neglect to maintain”) for which </w:t>
      </w:r>
      <w:r>
        <w:t xml:space="preserve">he received a further prison sentence </w:t>
      </w:r>
      <w:r w:rsidRPr="003E33C5">
        <w:t xml:space="preserve">in 2014. </w:t>
      </w:r>
    </w:p>
    <w:p w:rsidR="008553BC" w:rsidRDefault="008553BC" w:rsidP="00A841FD">
      <w:pPr>
        <w:spacing w:after="0"/>
        <w:jc w:val="both"/>
      </w:pPr>
    </w:p>
    <w:p w:rsidR="008553BC" w:rsidRPr="003E33C5" w:rsidRDefault="008553BC" w:rsidP="008553BC">
      <w:pPr>
        <w:spacing w:after="0"/>
        <w:jc w:val="both"/>
      </w:pPr>
      <w:r w:rsidRPr="003E33C5">
        <w:t xml:space="preserve">Mr Takieddine is </w:t>
      </w:r>
      <w:r>
        <w:t>also</w:t>
      </w:r>
      <w:r w:rsidRPr="003E33C5">
        <w:t xml:space="preserve"> the subject of a UK arrest warrant, issued by Westminster Magistrates Court and not backed for bail, to face charges of perversion of the course of justice and conspiracy to pervert the course of justice in relation to his attempts to deprive </w:t>
      </w:r>
      <w:r w:rsidR="00037996">
        <w:t xml:space="preserve">our client </w:t>
      </w:r>
      <w:r w:rsidRPr="003E33C5">
        <w:t>of her rights in respect of the</w:t>
      </w:r>
      <w:r w:rsidR="00A068B5">
        <w:t xml:space="preserve">ir matrimonial home at the </w:t>
      </w:r>
      <w:r w:rsidRPr="00AC29A2">
        <w:t>London Property</w:t>
      </w:r>
      <w:r w:rsidRPr="003E33C5">
        <w:t>.</w:t>
      </w:r>
      <w:r w:rsidR="00AC29A2">
        <w:t xml:space="preserve">  </w:t>
      </w:r>
      <w:r w:rsidR="00AC29A2" w:rsidRPr="00AC29A2">
        <w:t>Most notably Mr Takieddine</w:t>
      </w:r>
      <w:ins w:id="15" w:author="Peter Levaggi" w:date="2018-07-13T10:00:00Z">
        <w:r w:rsidR="00362425">
          <w:t xml:space="preserve"> is alleged to have</w:t>
        </w:r>
      </w:ins>
      <w:r w:rsidR="00AC29A2" w:rsidRPr="00AC29A2">
        <w:t xml:space="preserve"> forged a share sale agreement to enable his company Warwick Estates Limited to issue possession proceedings against our client in 2010.</w:t>
      </w:r>
    </w:p>
    <w:p w:rsidR="00A068B5" w:rsidRDefault="00A068B5" w:rsidP="00A841FD">
      <w:pPr>
        <w:spacing w:after="0"/>
        <w:jc w:val="both"/>
      </w:pPr>
    </w:p>
    <w:p w:rsidR="00951DDE" w:rsidRDefault="00A841FD" w:rsidP="00A841FD">
      <w:pPr>
        <w:spacing w:after="0"/>
        <w:jc w:val="both"/>
      </w:pPr>
      <w:r w:rsidRPr="003E33C5">
        <w:t xml:space="preserve">The </w:t>
      </w:r>
      <w:r w:rsidR="00AC29A2">
        <w:t>Char</w:t>
      </w:r>
      <w:r w:rsidR="008553BC">
        <w:t>ges</w:t>
      </w:r>
      <w:r w:rsidRPr="003E33C5">
        <w:t xml:space="preserve"> were </w:t>
      </w:r>
      <w:r w:rsidR="00AC29A2">
        <w:t>obtain</w:t>
      </w:r>
      <w:r w:rsidRPr="003E33C5">
        <w:t xml:space="preserve">ed by </w:t>
      </w:r>
      <w:r w:rsidR="00AC29A2">
        <w:t>the B</w:t>
      </w:r>
      <w:r w:rsidRPr="003E33C5">
        <w:t>ank in controversial circumstances</w:t>
      </w:r>
      <w:r w:rsidR="00A068B5">
        <w:t xml:space="preserve">.  </w:t>
      </w:r>
      <w:ins w:id="16" w:author="Peter Levaggi" w:date="2018-07-13T10:03:00Z">
        <w:r w:rsidR="00394242">
          <w:t xml:space="preserve">It appears that </w:t>
        </w:r>
      </w:ins>
      <w:del w:id="17" w:author="Peter Levaggi" w:date="2018-07-13T10:03:00Z">
        <w:r w:rsidR="00583032" w:rsidDel="00394242">
          <w:delText>T</w:delText>
        </w:r>
      </w:del>
      <w:ins w:id="18" w:author="Peter Levaggi" w:date="2018-07-13T10:03:00Z">
        <w:r w:rsidR="00394242">
          <w:t>t</w:t>
        </w:r>
      </w:ins>
      <w:r w:rsidR="00951DDE">
        <w:t xml:space="preserve">he </w:t>
      </w:r>
      <w:r w:rsidR="00F01301">
        <w:t>B</w:t>
      </w:r>
      <w:r w:rsidR="00A068B5">
        <w:t>ank was at the time seeking to profit from the links between Mr Takieddine</w:t>
      </w:r>
      <w:r w:rsidR="00951DDE">
        <w:t>, former French president Sarkozy</w:t>
      </w:r>
      <w:r w:rsidR="00A068B5">
        <w:t xml:space="preserve"> and the Libyan regime of Colonel Muammar Gaddafi</w:t>
      </w:r>
      <w:r w:rsidR="00951DDE">
        <w:t>, including a transaction to supply th</w:t>
      </w:r>
      <w:r w:rsidR="003C576A">
        <w:t>e Libyan</w:t>
      </w:r>
      <w:r w:rsidR="00951DDE">
        <w:t xml:space="preserve"> regime with </w:t>
      </w:r>
      <w:r w:rsidR="003C576A">
        <w:t xml:space="preserve">French-built </w:t>
      </w:r>
      <w:r w:rsidR="00951DDE" w:rsidRPr="00951DDE">
        <w:t>surveillance equipment for monitoring e-mail and internet traffic</w:t>
      </w:r>
      <w:r w:rsidR="00951DDE">
        <w:t xml:space="preserve">.  Mr Takieddine, Mr Sarkozy and others are </w:t>
      </w:r>
      <w:r w:rsidR="00516981">
        <w:t xml:space="preserve">currently </w:t>
      </w:r>
      <w:r w:rsidR="00951DDE">
        <w:t>facing trial for corruption, illegal campaign financing</w:t>
      </w:r>
      <w:r w:rsidR="00516981">
        <w:t xml:space="preserve">, </w:t>
      </w:r>
      <w:r w:rsidR="00951DDE">
        <w:t>abuse of Libyan public funds</w:t>
      </w:r>
      <w:r w:rsidR="00516981">
        <w:t xml:space="preserve"> and other </w:t>
      </w:r>
      <w:r w:rsidR="009179C0">
        <w:t>offenc</w:t>
      </w:r>
      <w:r w:rsidR="00516981">
        <w:t>es in relation to the aforementioned links</w:t>
      </w:r>
      <w:r w:rsidR="00951DDE">
        <w:t xml:space="preserve">; </w:t>
      </w:r>
      <w:ins w:id="19" w:author="Peter Levaggi" w:date="2018-07-13T10:03:00Z">
        <w:r w:rsidR="00394242">
          <w:t xml:space="preserve">it is alleged that </w:t>
        </w:r>
      </w:ins>
      <w:r w:rsidR="00951DDE">
        <w:t>the su</w:t>
      </w:r>
      <w:r w:rsidR="00516981">
        <w:t xml:space="preserve">rveillance equipment was </w:t>
      </w:r>
      <w:r w:rsidR="00516981" w:rsidRPr="00516981">
        <w:t>used to identify opponents of Gaddafi, who</w:t>
      </w:r>
      <w:r w:rsidR="00516981">
        <w:t xml:space="preserve"> were </w:t>
      </w:r>
      <w:r w:rsidR="00516981" w:rsidRPr="00516981">
        <w:t>then detained and tortured.</w:t>
      </w:r>
      <w:r w:rsidR="00951DDE">
        <w:t xml:space="preserve">  </w:t>
      </w:r>
    </w:p>
    <w:p w:rsidR="00951DDE" w:rsidRDefault="00951DDE" w:rsidP="00A841FD">
      <w:pPr>
        <w:spacing w:after="0"/>
        <w:jc w:val="both"/>
      </w:pPr>
    </w:p>
    <w:p w:rsidR="003C576A" w:rsidRDefault="000346C0" w:rsidP="00A841FD">
      <w:pPr>
        <w:spacing w:after="0"/>
        <w:jc w:val="both"/>
      </w:pPr>
      <w:r w:rsidRPr="003E33C5">
        <w:t>The French OFI proceedings concern Mr Takieddine’s dissipation of matrimonial assets</w:t>
      </w:r>
      <w:r w:rsidR="003C576A">
        <w:t xml:space="preserve">, including the dissipation facilitated by </w:t>
      </w:r>
      <w:r w:rsidR="00F01301">
        <w:t>the B</w:t>
      </w:r>
      <w:r w:rsidR="003C576A">
        <w:t>ank</w:t>
      </w:r>
      <w:r w:rsidRPr="003E33C5">
        <w:t xml:space="preserve">.  </w:t>
      </w:r>
      <w:r w:rsidR="00516981">
        <w:t xml:space="preserve">The </w:t>
      </w:r>
      <w:r w:rsidR="00EB5B1E">
        <w:t>Char</w:t>
      </w:r>
      <w:r w:rsidR="00516981">
        <w:t xml:space="preserve">ges </w:t>
      </w:r>
      <w:r w:rsidR="008553BC">
        <w:t xml:space="preserve">enabled Mr Takieddine to liquidate </w:t>
      </w:r>
      <w:r w:rsidR="009179C0">
        <w:t>around</w:t>
      </w:r>
      <w:r w:rsidR="00516981">
        <w:t xml:space="preserve"> £12 million </w:t>
      </w:r>
      <w:r w:rsidR="008553BC">
        <w:t>of the equity</w:t>
      </w:r>
      <w:r w:rsidR="00A068B5">
        <w:t xml:space="preserve"> of the London Property and </w:t>
      </w:r>
      <w:r w:rsidR="00EB5B1E">
        <w:t xml:space="preserve">the Paris Property </w:t>
      </w:r>
      <w:r w:rsidR="003C576A">
        <w:t>and to transfer the proceeds offshore</w:t>
      </w:r>
      <w:r w:rsidR="009179C0">
        <w:t>.  Th</w:t>
      </w:r>
      <w:r>
        <w:t>e</w:t>
      </w:r>
      <w:r w:rsidR="009179C0">
        <w:t xml:space="preserve"> “equity release” </w:t>
      </w:r>
      <w:r w:rsidR="003C576A">
        <w:t>was arrang</w:t>
      </w:r>
      <w:r>
        <w:t xml:space="preserve">ed </w:t>
      </w:r>
      <w:r w:rsidR="009179C0">
        <w:t xml:space="preserve">by </w:t>
      </w:r>
      <w:r w:rsidR="00EB5B1E">
        <w:t>the B</w:t>
      </w:r>
      <w:r w:rsidR="009179C0">
        <w:t xml:space="preserve">ank </w:t>
      </w:r>
      <w:r w:rsidR="003C576A">
        <w:t xml:space="preserve">in the knowledge of our client’s interest in the properties.  Yet </w:t>
      </w:r>
      <w:r w:rsidR="00F01301">
        <w:t>our client</w:t>
      </w:r>
      <w:r w:rsidR="003C576A" w:rsidRPr="003E33C5">
        <w:t xml:space="preserve"> was not notified about the </w:t>
      </w:r>
      <w:r w:rsidR="00EB5B1E">
        <w:t>Char</w:t>
      </w:r>
      <w:r w:rsidR="003C576A">
        <w:t>ges</w:t>
      </w:r>
      <w:r w:rsidR="003C576A" w:rsidRPr="003E33C5">
        <w:t xml:space="preserve"> and did not consent to them.</w:t>
      </w:r>
      <w:r w:rsidR="003C576A">
        <w:t xml:space="preserve">  </w:t>
      </w:r>
    </w:p>
    <w:p w:rsidR="003C576A" w:rsidRDefault="003C576A" w:rsidP="00A841FD">
      <w:pPr>
        <w:spacing w:after="0"/>
        <w:jc w:val="both"/>
      </w:pPr>
    </w:p>
    <w:p w:rsidR="00855D6A" w:rsidRPr="003E33C5" w:rsidRDefault="00855D6A" w:rsidP="00855D6A">
      <w:pPr>
        <w:spacing w:after="0"/>
        <w:jc w:val="both"/>
      </w:pPr>
      <w:r>
        <w:t xml:space="preserve">The </w:t>
      </w:r>
      <w:r w:rsidR="00EB5B1E">
        <w:t>Char</w:t>
      </w:r>
      <w:r>
        <w:t xml:space="preserve">ges </w:t>
      </w:r>
      <w:r w:rsidR="000346C0">
        <w:t>violated French and English law and threaten to cause our client significant loss</w:t>
      </w:r>
      <w:r>
        <w:t xml:space="preserve">, as was confirmed </w:t>
      </w:r>
      <w:r w:rsidRPr="003E33C5">
        <w:t xml:space="preserve">by </w:t>
      </w:r>
      <w:r w:rsidR="003D33C6">
        <w:t>our client</w:t>
      </w:r>
      <w:r w:rsidRPr="003E33C5">
        <w:t xml:space="preserve">’s French lawyers to </w:t>
      </w:r>
      <w:r w:rsidR="00037996">
        <w:t>the B</w:t>
      </w:r>
      <w:r w:rsidRPr="003E33C5">
        <w:t>ank in 2013</w:t>
      </w:r>
      <w:r>
        <w:t xml:space="preserve">.  </w:t>
      </w:r>
      <w:r w:rsidR="00037996">
        <w:t>The B</w:t>
      </w:r>
      <w:r w:rsidRPr="003E33C5">
        <w:t xml:space="preserve">ank’s French lawyers indicated that </w:t>
      </w:r>
      <w:r w:rsidR="00037996">
        <w:t>the B</w:t>
      </w:r>
      <w:r w:rsidRPr="003E33C5">
        <w:t xml:space="preserve">ank was agreeable to discussing appropriate recompense.  </w:t>
      </w:r>
      <w:r w:rsidR="00037996">
        <w:t>Our client</w:t>
      </w:r>
      <w:r w:rsidRPr="003E33C5">
        <w:t xml:space="preserve"> would now like to proceed with those discussions with a view to agreeing an amicable solution to the issue.</w:t>
      </w:r>
    </w:p>
    <w:p w:rsidR="000346C0" w:rsidRDefault="000346C0" w:rsidP="00A841FD">
      <w:pPr>
        <w:spacing w:after="0"/>
        <w:jc w:val="both"/>
      </w:pPr>
    </w:p>
    <w:p w:rsidR="00EB5B1E" w:rsidRDefault="00EB5B1E" w:rsidP="00EB5B1E">
      <w:pPr>
        <w:spacing w:after="0"/>
        <w:jc w:val="both"/>
      </w:pPr>
      <w:r>
        <w:t>We would welcome your response within 14 days.</w:t>
      </w:r>
    </w:p>
    <w:p w:rsidR="00EB5B1E" w:rsidRDefault="00EB5B1E" w:rsidP="00EB5B1E">
      <w:pPr>
        <w:spacing w:after="0"/>
        <w:jc w:val="both"/>
      </w:pPr>
    </w:p>
    <w:p w:rsidR="00EB5B1E" w:rsidRDefault="00EB5B1E" w:rsidP="00EB5B1E">
      <w:pPr>
        <w:spacing w:after="0"/>
        <w:jc w:val="both"/>
      </w:pPr>
      <w:r>
        <w:t>Yours faithfully</w:t>
      </w:r>
    </w:p>
    <w:p w:rsidR="00855D6A" w:rsidRDefault="00855D6A" w:rsidP="003E33C5">
      <w:pPr>
        <w:spacing w:after="0"/>
        <w:jc w:val="both"/>
      </w:pPr>
    </w:p>
    <w:p w:rsidR="00221C82" w:rsidRDefault="00221C82" w:rsidP="003E33C5">
      <w:pPr>
        <w:spacing w:after="0"/>
        <w:jc w:val="both"/>
      </w:pPr>
    </w:p>
    <w:p w:rsidR="00F01301" w:rsidRPr="003E33C5" w:rsidRDefault="00F01301" w:rsidP="00F01301">
      <w:pPr>
        <w:spacing w:after="0"/>
        <w:jc w:val="both"/>
      </w:pPr>
    </w:p>
    <w:p w:rsidR="00F01301" w:rsidRPr="003E33C5" w:rsidRDefault="00F01301" w:rsidP="003E33C5">
      <w:pPr>
        <w:spacing w:after="0"/>
        <w:jc w:val="both"/>
      </w:pPr>
    </w:p>
    <w:sectPr w:rsidR="00F01301" w:rsidRPr="003E33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1C82"/>
    <w:rsid w:val="000346C0"/>
    <w:rsid w:val="00037996"/>
    <w:rsid w:val="0005768C"/>
    <w:rsid w:val="00080607"/>
    <w:rsid w:val="000D056E"/>
    <w:rsid w:val="00221C82"/>
    <w:rsid w:val="00293F6B"/>
    <w:rsid w:val="002A16F1"/>
    <w:rsid w:val="002C2BEF"/>
    <w:rsid w:val="0031705B"/>
    <w:rsid w:val="0032219D"/>
    <w:rsid w:val="00362425"/>
    <w:rsid w:val="00394242"/>
    <w:rsid w:val="003C576A"/>
    <w:rsid w:val="003D33C6"/>
    <w:rsid w:val="003E33C5"/>
    <w:rsid w:val="0044691C"/>
    <w:rsid w:val="00446ED8"/>
    <w:rsid w:val="004C5181"/>
    <w:rsid w:val="004C665F"/>
    <w:rsid w:val="00516981"/>
    <w:rsid w:val="00547D1B"/>
    <w:rsid w:val="00576D87"/>
    <w:rsid w:val="00583032"/>
    <w:rsid w:val="00607399"/>
    <w:rsid w:val="00616E9C"/>
    <w:rsid w:val="00815FFC"/>
    <w:rsid w:val="00834A8C"/>
    <w:rsid w:val="008553BC"/>
    <w:rsid w:val="00855D6A"/>
    <w:rsid w:val="00905A6C"/>
    <w:rsid w:val="009179C0"/>
    <w:rsid w:val="00951DDE"/>
    <w:rsid w:val="009807FB"/>
    <w:rsid w:val="00994712"/>
    <w:rsid w:val="00A068B5"/>
    <w:rsid w:val="00A841FD"/>
    <w:rsid w:val="00AC29A2"/>
    <w:rsid w:val="00AD4771"/>
    <w:rsid w:val="00B57876"/>
    <w:rsid w:val="00B84988"/>
    <w:rsid w:val="00C0141A"/>
    <w:rsid w:val="00C1788D"/>
    <w:rsid w:val="00CE23C7"/>
    <w:rsid w:val="00D0137C"/>
    <w:rsid w:val="00D528FA"/>
    <w:rsid w:val="00EB5B1E"/>
    <w:rsid w:val="00F01301"/>
    <w:rsid w:val="00F04811"/>
    <w:rsid w:val="00F16BB0"/>
    <w:rsid w:val="00FA60F1"/>
    <w:rsid w:val="209035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49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4"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41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41FD"/>
    <w:rPr>
      <w:rFonts w:ascii="Segoe UI" w:hAnsi="Segoe UI" w:cs="Segoe UI"/>
      <w:sz w:val="18"/>
      <w:szCs w:val="18"/>
    </w:rPr>
  </w:style>
  <w:style w:type="paragraph" w:styleId="BodyText">
    <w:name w:val="Body Text"/>
    <w:basedOn w:val="Normal"/>
    <w:link w:val="BodyTextChar"/>
    <w:uiPriority w:val="14"/>
    <w:semiHidden/>
    <w:unhideWhenUsed/>
    <w:qFormat/>
    <w:rsid w:val="00F01301"/>
    <w:pPr>
      <w:spacing w:after="200" w:line="240" w:lineRule="atLeast"/>
      <w:jc w:val="both"/>
    </w:pPr>
    <w:rPr>
      <w:rFonts w:eastAsiaTheme="minorEastAsia"/>
      <w:sz w:val="20"/>
      <w:lang w:eastAsia="en-GB"/>
    </w:rPr>
  </w:style>
  <w:style w:type="character" w:customStyle="1" w:styleId="BodyTextChar">
    <w:name w:val="Body Text Char"/>
    <w:basedOn w:val="DefaultParagraphFont"/>
    <w:link w:val="BodyText"/>
    <w:uiPriority w:val="14"/>
    <w:semiHidden/>
    <w:rsid w:val="00F01301"/>
    <w:rPr>
      <w:rFonts w:eastAsiaTheme="minorEastAsia"/>
      <w:sz w:val="20"/>
      <w:lang w:eastAsia="en-GB"/>
    </w:rPr>
  </w:style>
  <w:style w:type="table" w:styleId="TableGrid">
    <w:name w:val="Table Grid"/>
    <w:basedOn w:val="TableNormal"/>
    <w:uiPriority w:val="59"/>
    <w:rsid w:val="00F01301"/>
    <w:pPr>
      <w:spacing w:after="0" w:line="240" w:lineRule="auto"/>
    </w:pPr>
    <w:rPr>
      <w:rFonts w:eastAsiaTheme="minorEastAsia"/>
      <w:lang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4"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41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41FD"/>
    <w:rPr>
      <w:rFonts w:ascii="Segoe UI" w:hAnsi="Segoe UI" w:cs="Segoe UI"/>
      <w:sz w:val="18"/>
      <w:szCs w:val="18"/>
    </w:rPr>
  </w:style>
  <w:style w:type="paragraph" w:styleId="BodyText">
    <w:name w:val="Body Text"/>
    <w:basedOn w:val="Normal"/>
    <w:link w:val="BodyTextChar"/>
    <w:uiPriority w:val="14"/>
    <w:semiHidden/>
    <w:unhideWhenUsed/>
    <w:qFormat/>
    <w:rsid w:val="00F01301"/>
    <w:pPr>
      <w:spacing w:after="200" w:line="240" w:lineRule="atLeast"/>
      <w:jc w:val="both"/>
    </w:pPr>
    <w:rPr>
      <w:rFonts w:eastAsiaTheme="minorEastAsia"/>
      <w:sz w:val="20"/>
      <w:lang w:eastAsia="en-GB"/>
    </w:rPr>
  </w:style>
  <w:style w:type="character" w:customStyle="1" w:styleId="BodyTextChar">
    <w:name w:val="Body Text Char"/>
    <w:basedOn w:val="DefaultParagraphFont"/>
    <w:link w:val="BodyText"/>
    <w:uiPriority w:val="14"/>
    <w:semiHidden/>
    <w:rsid w:val="00F01301"/>
    <w:rPr>
      <w:rFonts w:eastAsiaTheme="minorEastAsia"/>
      <w:sz w:val="20"/>
      <w:lang w:eastAsia="en-GB"/>
    </w:rPr>
  </w:style>
  <w:style w:type="table" w:styleId="TableGrid">
    <w:name w:val="Table Grid"/>
    <w:basedOn w:val="TableNormal"/>
    <w:uiPriority w:val="59"/>
    <w:rsid w:val="00F01301"/>
    <w:pPr>
      <w:spacing w:after="0" w:line="240" w:lineRule="auto"/>
    </w:pPr>
    <w:rPr>
      <w:rFonts w:eastAsiaTheme="minorEastAsia"/>
      <w:lang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857181">
      <w:bodyDiv w:val="1"/>
      <w:marLeft w:val="0"/>
      <w:marRight w:val="0"/>
      <w:marTop w:val="0"/>
      <w:marBottom w:val="0"/>
      <w:divBdr>
        <w:top w:val="none" w:sz="0" w:space="0" w:color="auto"/>
        <w:left w:val="none" w:sz="0" w:space="0" w:color="auto"/>
        <w:bottom w:val="none" w:sz="0" w:space="0" w:color="auto"/>
        <w:right w:val="none" w:sz="0" w:space="0" w:color="auto"/>
      </w:divBdr>
    </w:div>
    <w:div w:id="145151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74C255B8F324A269B3192AA5A9C99E1"/>
        <w:category>
          <w:name w:val="General"/>
          <w:gallery w:val="placeholder"/>
        </w:category>
        <w:types>
          <w:type w:val="bbPlcHdr"/>
        </w:types>
        <w:behaviors>
          <w:behavior w:val="content"/>
        </w:behaviors>
        <w:guid w:val="{EC6E6A0B-B7AB-4918-81C8-FEB77A7E1465}"/>
      </w:docPartPr>
      <w:docPartBody>
        <w:p w:rsidR="001853E9" w:rsidRDefault="00EE1538" w:rsidP="00EE1538">
          <w:pPr>
            <w:pStyle w:val="A74C255B8F324A269B3192AA5A9C99E1"/>
          </w:pPr>
          <w:r>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1538"/>
    <w:rsid w:val="001853E9"/>
    <w:rsid w:val="0090692F"/>
    <w:rsid w:val="00EE15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1538"/>
  </w:style>
  <w:style w:type="paragraph" w:customStyle="1" w:styleId="CF68D8BBC6E44C3E8DD60AF5CC782701">
    <w:name w:val="CF68D8BBC6E44C3E8DD60AF5CC782701"/>
    <w:rsid w:val="00EE1538"/>
  </w:style>
  <w:style w:type="paragraph" w:customStyle="1" w:styleId="A74C255B8F324A269B3192AA5A9C99E1">
    <w:name w:val="A74C255B8F324A269B3192AA5A9C99E1"/>
    <w:rsid w:val="00EE153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1538"/>
  </w:style>
  <w:style w:type="paragraph" w:customStyle="1" w:styleId="CF68D8BBC6E44C3E8DD60AF5CC782701">
    <w:name w:val="CF68D8BBC6E44C3E8DD60AF5CC782701"/>
    <w:rsid w:val="00EE1538"/>
  </w:style>
  <w:style w:type="paragraph" w:customStyle="1" w:styleId="A74C255B8F324A269B3192AA5A9C99E1">
    <w:name w:val="A74C255B8F324A269B3192AA5A9C99E1"/>
    <w:rsid w:val="00EE15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740</Words>
  <Characters>4223</Characters>
  <Application>Microsoft Office Word</Application>
  <DocSecurity>0</DocSecurity>
  <Lines>35</Lines>
  <Paragraphs>9</Paragraphs>
  <ScaleCrop>false</ScaleCrop>
  <HeadingPairs>
    <vt:vector size="2" baseType="variant">
      <vt:variant>
        <vt:lpstr>Title</vt:lpstr>
      </vt:variant>
      <vt:variant>
        <vt:i4>1</vt:i4>
      </vt:variant>
    </vt:vector>
  </HeadingPairs>
  <Company/>
  <LinksUpToDate>false</LinksUpToDate>
  <CharactersWithSpaces>4954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2018-07-13T09:26:00Z</dcterms:created>
  <dcterms:modified xsi:type="dcterms:W3CDTF">2018-07-13T09:26:00Z</dcterms:modified>
</cp:coreProperties>
</file>