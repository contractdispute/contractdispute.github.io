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A0DAE3" w14:textId="77777777" w:rsidR="0019293D" w:rsidRDefault="0019293D" w:rsidP="0019293D">
      <w:pPr>
        <w:spacing w:after="0"/>
      </w:pPr>
      <w:r>
        <w:t>Emma Dent-Coad MP,</w:t>
      </w:r>
    </w:p>
    <w:p w14:paraId="68404950" w14:textId="018EFD87" w:rsidR="0019293D" w:rsidRDefault="0019293D" w:rsidP="0019293D">
      <w:pPr>
        <w:spacing w:after="0"/>
      </w:pPr>
      <w:r>
        <w:t>House of Commons,</w:t>
      </w:r>
    </w:p>
    <w:p w14:paraId="054963B3" w14:textId="77777777" w:rsidR="0019293D" w:rsidRDefault="0019293D" w:rsidP="0019293D">
      <w:pPr>
        <w:spacing w:after="0"/>
      </w:pPr>
      <w:r>
        <w:t>London SW1A 0AA</w:t>
      </w:r>
    </w:p>
    <w:p w14:paraId="6B827123" w14:textId="0ED500F2" w:rsidR="0019293D" w:rsidRDefault="00F54A93" w:rsidP="0019293D">
      <w:pPr>
        <w:spacing w:after="0"/>
      </w:pPr>
      <w:hyperlink r:id="rId7" w:history="1">
        <w:r w:rsidR="0019293D" w:rsidRPr="008C7A80">
          <w:t>emma.dentcoad.mp@parliament.uk</w:t>
        </w:r>
      </w:hyperlink>
    </w:p>
    <w:p w14:paraId="47918E7F" w14:textId="77777777" w:rsidR="0019293D" w:rsidRDefault="0019293D" w:rsidP="0019293D">
      <w:pPr>
        <w:spacing w:after="0"/>
      </w:pPr>
    </w:p>
    <w:p w14:paraId="063B44E1" w14:textId="77777777" w:rsidR="0019293D" w:rsidRDefault="0019293D" w:rsidP="0019293D">
      <w:pPr>
        <w:spacing w:after="0"/>
      </w:pPr>
      <w:r>
        <w:t>cc:</w:t>
      </w:r>
    </w:p>
    <w:p w14:paraId="2ACE1447" w14:textId="77777777" w:rsidR="0019293D" w:rsidRDefault="0019293D" w:rsidP="0019293D">
      <w:pPr>
        <w:spacing w:after="0"/>
      </w:pPr>
      <w:r>
        <w:t>Heather Buchanan,</w:t>
      </w:r>
    </w:p>
    <w:p w14:paraId="3EECA589" w14:textId="77777777" w:rsidR="0019293D" w:rsidRDefault="0019293D" w:rsidP="0019293D">
      <w:pPr>
        <w:spacing w:after="0"/>
      </w:pPr>
      <w:r>
        <w:t>Director of Policy and Strategy,</w:t>
      </w:r>
    </w:p>
    <w:p w14:paraId="17974606" w14:textId="77777777" w:rsidR="0019293D" w:rsidRDefault="0019293D" w:rsidP="0019293D">
      <w:pPr>
        <w:spacing w:after="0"/>
      </w:pPr>
      <w:r>
        <w:t>All-Party Parliamentary Group on Fair Business Banking,</w:t>
      </w:r>
    </w:p>
    <w:p w14:paraId="21661213" w14:textId="77777777" w:rsidR="0019293D" w:rsidRDefault="0019293D" w:rsidP="0019293D">
      <w:pPr>
        <w:spacing w:after="0"/>
      </w:pPr>
      <w:r>
        <w:t>House of Commons,</w:t>
      </w:r>
    </w:p>
    <w:p w14:paraId="63D017BA" w14:textId="77777777" w:rsidR="0019293D" w:rsidRDefault="0019293D" w:rsidP="0019293D">
      <w:pPr>
        <w:spacing w:after="0"/>
      </w:pPr>
      <w:r>
        <w:t>London SW1A 0AA</w:t>
      </w:r>
    </w:p>
    <w:p w14:paraId="412B1695" w14:textId="3077CC77" w:rsidR="0019293D" w:rsidRDefault="00F54A93" w:rsidP="0019293D">
      <w:pPr>
        <w:spacing w:after="0"/>
      </w:pPr>
      <w:hyperlink r:id="rId8" w:history="1">
        <w:r w:rsidR="0019293D" w:rsidRPr="008C7A80">
          <w:t>heather.buchanan@appgbanking.org.uk</w:t>
        </w:r>
      </w:hyperlink>
    </w:p>
    <w:p w14:paraId="7EEBCF43" w14:textId="377B3BF8" w:rsidR="0019293D" w:rsidRDefault="0019293D" w:rsidP="0019293D">
      <w:pPr>
        <w:spacing w:after="0"/>
      </w:pPr>
    </w:p>
    <w:p w14:paraId="0DB87209" w14:textId="77FB8E0B" w:rsidR="0019293D" w:rsidRDefault="0019293D" w:rsidP="0019293D">
      <w:pPr>
        <w:spacing w:after="0"/>
      </w:pPr>
    </w:p>
    <w:p w14:paraId="54868283" w14:textId="77777777" w:rsidR="0019293D" w:rsidRDefault="0019293D" w:rsidP="0019293D">
      <w:pPr>
        <w:spacing w:after="0"/>
      </w:pPr>
    </w:p>
    <w:p w14:paraId="2D0E2E11" w14:textId="4FC956B7" w:rsidR="0019293D" w:rsidRDefault="0019293D" w:rsidP="008C7A80">
      <w:pPr>
        <w:spacing w:after="0"/>
      </w:pPr>
      <w:r>
        <w:t xml:space="preserve">Dear </w:t>
      </w:r>
      <w:r w:rsidRPr="008C7A80">
        <w:rPr>
          <w:highlight w:val="yellow"/>
        </w:rPr>
        <w:t>Mrs Dent-Coad</w:t>
      </w:r>
      <w:r>
        <w:t>,</w:t>
      </w:r>
    </w:p>
    <w:p w14:paraId="78011442" w14:textId="77777777" w:rsidR="0019293D" w:rsidRDefault="0019293D" w:rsidP="0019293D">
      <w:pPr>
        <w:spacing w:after="0"/>
      </w:pPr>
    </w:p>
    <w:p w14:paraId="140A1726" w14:textId="01477E03" w:rsidR="0019293D" w:rsidRDefault="0019293D" w:rsidP="008C7A80">
      <w:pPr>
        <w:spacing w:after="0"/>
      </w:pPr>
      <w:r>
        <w:t>I am writing to you as your constituent.</w:t>
      </w:r>
      <w:del w:id="0" w:author="Change" w:date="2021-05-27T16:20:00Z">
        <w:r w:rsidR="0041165C">
          <w:delText xml:space="preserve"> </w:delText>
        </w:r>
      </w:del>
      <w:r>
        <w:t xml:space="preserve"> I live at 8 Addison Crescent, London W14 8JP.</w:t>
      </w:r>
    </w:p>
    <w:p w14:paraId="112E8A80" w14:textId="2EB9E0E1" w:rsidR="0019293D" w:rsidRPr="008C7A80" w:rsidRDefault="0019293D" w:rsidP="008C7A80">
      <w:pPr>
        <w:spacing w:after="0"/>
      </w:pPr>
      <w:r>
        <w:t xml:space="preserve">I would be very grateful for your assistance in respect of a charge against my home, registered by Barclays Bank. </w:t>
      </w:r>
      <w:del w:id="1" w:author="Change" w:date="2021-05-27T16:20:00Z">
        <w:r w:rsidR="0041165C">
          <w:delText xml:space="preserve"> </w:delText>
        </w:r>
      </w:del>
      <w:r>
        <w:t xml:space="preserve">I believe </w:t>
      </w:r>
      <w:r w:rsidRPr="008C7A80">
        <w:t xml:space="preserve">that the charge was improperly obtained by the bank and I would greatly appreciate your support, given that my family and I face the loss of </w:t>
      </w:r>
      <w:r w:rsidRPr="008C7A80">
        <w:rPr>
          <w:highlight w:val="yellow"/>
        </w:rPr>
        <w:t>the proceeds of sale of</w:t>
      </w:r>
      <w:r w:rsidRPr="008C7A80">
        <w:t xml:space="preserve"> our home.</w:t>
      </w:r>
    </w:p>
    <w:p w14:paraId="2493A416" w14:textId="77777777" w:rsidR="0019293D" w:rsidRPr="008C7A80" w:rsidRDefault="0019293D" w:rsidP="0019293D">
      <w:pPr>
        <w:spacing w:after="0"/>
        <w:rPr>
          <w:ins w:id="2" w:author="Change" w:date="2021-05-27T16:20:00Z"/>
        </w:rPr>
      </w:pPr>
    </w:p>
    <w:p w14:paraId="780D77B9" w14:textId="6BBCDC47" w:rsidR="0019293D" w:rsidRDefault="0019293D" w:rsidP="008C7A80">
      <w:pPr>
        <w:spacing w:after="0"/>
      </w:pPr>
      <w:r w:rsidRPr="008C7A80">
        <w:t xml:space="preserve">By way of background, in 2009 Barclays </w:t>
      </w:r>
      <w:r w:rsidRPr="008C7A80">
        <w:rPr>
          <w:highlight w:val="yellow"/>
        </w:rPr>
        <w:t>Bank</w:t>
      </w:r>
      <w:r w:rsidRPr="008C7A80">
        <w:t xml:space="preserve"> granted “equity release” of some £12,000,000 to my former husband, Ziad Takieddine, in the form of loans secured against our then matrimonial homes in London and Paris. </w:t>
      </w:r>
      <w:del w:id="3" w:author="Change" w:date="2021-05-27T16:20:00Z">
        <w:r w:rsidR="00E32BCA" w:rsidRPr="008C7A80">
          <w:delText xml:space="preserve"> </w:delText>
        </w:r>
      </w:del>
      <w:r w:rsidRPr="008C7A80">
        <w:t xml:space="preserve">Barclays granted the loans against our jointly-owned family homes without my knowledge or consent and in the middle of controversial divorce proceedings. </w:t>
      </w:r>
      <w:del w:id="4" w:author="Change" w:date="2021-05-27T16:20:00Z">
        <w:r w:rsidR="008C7BD6" w:rsidRPr="008C7A80">
          <w:delText xml:space="preserve"> </w:delText>
        </w:r>
      </w:del>
      <w:r w:rsidRPr="008C7A80">
        <w:t>The</w:t>
      </w:r>
      <w:r>
        <w:t xml:space="preserve"> bank knew that my husband had filed for divorce prior to the loans and that the purpose of the “equity release” was to defraud me and my </w:t>
      </w:r>
      <w:r w:rsidRPr="008C7A80">
        <w:rPr>
          <w:highlight w:val="yellow"/>
        </w:rPr>
        <w:t>former</w:t>
      </w:r>
      <w:r>
        <w:t xml:space="preserve"> husband’s other creditors, including the French government.</w:t>
      </w:r>
    </w:p>
    <w:p w14:paraId="6F10D173" w14:textId="77777777" w:rsidR="0019293D" w:rsidRDefault="0019293D" w:rsidP="0019293D">
      <w:pPr>
        <w:spacing w:after="0"/>
        <w:rPr>
          <w:ins w:id="5" w:author="Change" w:date="2021-05-27T16:20:00Z"/>
        </w:rPr>
      </w:pPr>
    </w:p>
    <w:p w14:paraId="4497112F" w14:textId="1F845D54" w:rsidR="0019293D" w:rsidRDefault="0019293D" w:rsidP="008C7A80">
      <w:pPr>
        <w:spacing w:after="0"/>
      </w:pPr>
      <w:r>
        <w:t xml:space="preserve">Barclays was fully aware that the loans facilitated my </w:t>
      </w:r>
      <w:r w:rsidRPr="00835D8F">
        <w:rPr>
          <w:highlight w:val="yellow"/>
        </w:rPr>
        <w:t>former</w:t>
      </w:r>
      <w:r>
        <w:t xml:space="preserve"> husband’s criminal fraud not only against me but also against the French state. </w:t>
      </w:r>
      <w:del w:id="6" w:author="Change" w:date="2021-05-27T16:20:00Z">
        <w:r w:rsidR="008C7BD6">
          <w:delText xml:space="preserve"> </w:delText>
        </w:r>
      </w:del>
      <w:r w:rsidRPr="00835D8F">
        <w:t xml:space="preserve">It was public knowledge that </w:t>
      </w:r>
      <w:r w:rsidRPr="00FE11FC">
        <w:rPr>
          <w:highlight w:val="yellow"/>
        </w:rPr>
        <w:t>he</w:t>
      </w:r>
      <w:r w:rsidRPr="00835D8F">
        <w:t xml:space="preserve"> was under investigation in France</w:t>
      </w:r>
      <w:r>
        <w:t xml:space="preserve"> for tax evasion, money-laundering and political corruption offences, offences for which he has been charged and for which he currently faces trial. </w:t>
      </w:r>
      <w:r w:rsidRPr="008C7A80">
        <w:rPr>
          <w:b/>
          <w:bCs/>
          <w:color w:val="FF0000"/>
        </w:rPr>
        <w:t xml:space="preserve">I am a key witness and civil </w:t>
      </w:r>
      <w:commentRangeStart w:id="7"/>
      <w:r w:rsidRPr="008C7A80">
        <w:rPr>
          <w:b/>
          <w:bCs/>
          <w:color w:val="FF0000"/>
        </w:rPr>
        <w:t>party</w:t>
      </w:r>
      <w:commentRangeEnd w:id="7"/>
      <w:r w:rsidR="007330F9" w:rsidRPr="008C7A80">
        <w:rPr>
          <w:rStyle w:val="CommentReference"/>
          <w:b/>
          <w:bCs/>
          <w:color w:val="FF0000"/>
        </w:rPr>
        <w:commentReference w:id="7"/>
      </w:r>
      <w:r w:rsidRPr="008C7A80">
        <w:rPr>
          <w:b/>
          <w:bCs/>
          <w:color w:val="FF0000"/>
        </w:rPr>
        <w:t xml:space="preserve"> to the French state’s criminal prosecutions of Mr Takieddine and several French political figures. </w:t>
      </w:r>
      <w:r w:rsidRPr="00C752D9">
        <w:rPr>
          <w:highlight w:val="yellow"/>
        </w:rPr>
        <w:t>The trial will take place in October 2019 in Paris.</w:t>
      </w:r>
    </w:p>
    <w:p w14:paraId="69E19A18" w14:textId="77777777" w:rsidR="002E21E8" w:rsidRDefault="002E21E8" w:rsidP="0019293D">
      <w:pPr>
        <w:spacing w:after="0"/>
      </w:pPr>
    </w:p>
    <w:p w14:paraId="48C475D0" w14:textId="0A524B65" w:rsidR="0019293D" w:rsidRDefault="002E21E8" w:rsidP="008C7A80">
      <w:pPr>
        <w:spacing w:after="0"/>
      </w:pPr>
      <w:r>
        <w:t xml:space="preserve"> </w:t>
      </w:r>
      <w:r w:rsidR="0019293D" w:rsidRPr="008C7A80">
        <w:rPr>
          <w:b/>
          <w:bCs/>
          <w:color w:val="FF0000"/>
        </w:rPr>
        <w:t xml:space="preserve">Barclays is named in these proceedings, in the context of what the prosecutors have described as the “fraude massive” (massive fraud) perpetrated by Mr Takieddine between 2007 and </w:t>
      </w:r>
      <w:commentRangeStart w:id="8"/>
      <w:r w:rsidR="0019293D" w:rsidRPr="008C7A80">
        <w:rPr>
          <w:b/>
          <w:bCs/>
          <w:color w:val="FF0000"/>
        </w:rPr>
        <w:t>2009</w:t>
      </w:r>
      <w:commentRangeEnd w:id="8"/>
      <w:r w:rsidR="0067574E" w:rsidRPr="008C7A80">
        <w:rPr>
          <w:rStyle w:val="CommentReference"/>
          <w:b/>
          <w:bCs/>
          <w:color w:val="FF0000"/>
        </w:rPr>
        <w:commentReference w:id="8"/>
      </w:r>
      <w:r w:rsidR="0019293D" w:rsidRPr="008C7A80">
        <w:rPr>
          <w:b/>
          <w:bCs/>
          <w:color w:val="FF0000"/>
        </w:rPr>
        <w:t xml:space="preserve">. Barclays role included providing </w:t>
      </w:r>
      <w:r w:rsidR="0019293D" w:rsidRPr="00835D8F">
        <w:rPr>
          <w:b/>
          <w:bCs/>
          <w:color w:val="FF0000"/>
        </w:rPr>
        <w:t>what</w:t>
      </w:r>
      <w:r w:rsidR="0019293D" w:rsidRPr="00835D8F">
        <w:rPr>
          <w:color w:val="FF0000"/>
        </w:rPr>
        <w:t xml:space="preserve"> the bank </w:t>
      </w:r>
      <w:r w:rsidR="0019293D" w:rsidRPr="008C7A80">
        <w:rPr>
          <w:b/>
          <w:bCs/>
          <w:color w:val="FF0000"/>
        </w:rPr>
        <w:t>described as “equity release”, enabling and assisting Mr Takieddine to</w:t>
      </w:r>
      <w:r w:rsidR="0019293D" w:rsidRPr="008C7A80">
        <w:rPr>
          <w:color w:val="FF0000"/>
        </w:rPr>
        <w:t xml:space="preserve"> </w:t>
      </w:r>
      <w:r w:rsidR="0019293D" w:rsidRPr="008C7A80">
        <w:rPr>
          <w:b/>
          <w:bCs/>
          <w:color w:val="FF0000"/>
        </w:rPr>
        <w:t>transfer £12,000,000 of</w:t>
      </w:r>
      <w:ins w:id="9" w:author="Change" w:date="2021-05-27T16:20:00Z">
        <w:r w:rsidR="0019293D" w:rsidRPr="008C7A80">
          <w:rPr>
            <w:b/>
            <w:bCs/>
            <w:color w:val="FF0000"/>
          </w:rPr>
          <w:t xml:space="preserve"> </w:t>
        </w:r>
      </w:ins>
      <w:r w:rsidR="0019293D" w:rsidRPr="008C7A80">
        <w:rPr>
          <w:b/>
          <w:bCs/>
          <w:color w:val="FF0000"/>
        </w:rPr>
        <w:t>our matrimonial assets to remote offshore locations, beyond the reach of European justice.</w:t>
      </w:r>
    </w:p>
    <w:p w14:paraId="097D0667" w14:textId="77777777" w:rsidR="0019293D" w:rsidRDefault="0019293D" w:rsidP="0019293D">
      <w:pPr>
        <w:spacing w:after="0"/>
        <w:rPr>
          <w:ins w:id="10" w:author="Change" w:date="2021-05-27T16:20:00Z"/>
        </w:rPr>
      </w:pPr>
    </w:p>
    <w:p w14:paraId="080C08E5" w14:textId="0A251766" w:rsidR="0019293D" w:rsidRDefault="0019293D" w:rsidP="008C7A80">
      <w:pPr>
        <w:spacing w:after="0"/>
      </w:pPr>
      <w:r>
        <w:t>Barclays knew who they were dealing with.</w:t>
      </w:r>
      <w:del w:id="11" w:author="Change" w:date="2021-05-27T16:20:00Z">
        <w:r w:rsidR="00B2279C">
          <w:rPr>
            <w:rFonts w:cs="Calibri"/>
          </w:rPr>
          <w:delText xml:space="preserve"> </w:delText>
        </w:r>
      </w:del>
      <w:r>
        <w:t xml:space="preserve"> Mr Takieddine was recognised by the bank from the outset as a Politically Exposed Person and Barclays will have considered the various contemporaneous press reports linking him to money-laundering, political corruption, tax evasion and other serious criminal offences. </w:t>
      </w:r>
      <w:del w:id="12" w:author="Change" w:date="2021-05-27T16:20:00Z">
        <w:r w:rsidR="007011D9">
          <w:rPr>
            <w:rFonts w:cs="Calibri"/>
          </w:rPr>
          <w:delText xml:space="preserve"> </w:delText>
        </w:r>
      </w:del>
      <w:r>
        <w:t>Nonetheless, Barclays conspired with Mr Takieddine to undertake a course of action designed to defraud me and his other creditors.</w:t>
      </w:r>
      <w:del w:id="13" w:author="Change" w:date="2021-05-27T16:20:00Z">
        <w:r w:rsidR="007011D9">
          <w:rPr>
            <w:rFonts w:cs="Calibri"/>
          </w:rPr>
          <w:delText xml:space="preserve">  </w:delText>
        </w:r>
      </w:del>
    </w:p>
    <w:p w14:paraId="4B3F2942" w14:textId="77777777" w:rsidR="0019293D" w:rsidRDefault="0019293D" w:rsidP="0019293D">
      <w:pPr>
        <w:spacing w:after="0"/>
        <w:rPr>
          <w:ins w:id="14" w:author="Change" w:date="2021-05-27T16:20:00Z"/>
        </w:rPr>
      </w:pPr>
    </w:p>
    <w:p w14:paraId="021D19FB" w14:textId="614A714F" w:rsidR="0019293D" w:rsidRDefault="0019293D">
      <w:pPr>
        <w:spacing w:after="0"/>
        <w:pPrChange w:id="15" w:author="Change" w:date="2021-05-27T16:20:00Z">
          <w:pPr/>
        </w:pPrChange>
      </w:pPr>
      <w:r>
        <w:t>Barclays’ motivation was commercial.</w:t>
      </w:r>
      <w:del w:id="16" w:author="Change" w:date="2021-05-27T16:20:00Z">
        <w:r w:rsidR="003037FE">
          <w:rPr>
            <w:rFonts w:cs="Calibri"/>
          </w:rPr>
          <w:delText xml:space="preserve"> </w:delText>
        </w:r>
      </w:del>
      <w:r>
        <w:t xml:space="preserve"> The bank benefitted from unusually high loan fees of more than £400,000 paid to itself and its advisors. </w:t>
      </w:r>
      <w:del w:id="17" w:author="Change" w:date="2021-05-27T16:20:00Z">
        <w:r w:rsidR="003037FE">
          <w:rPr>
            <w:rFonts w:cs="Calibri"/>
          </w:rPr>
          <w:delText xml:space="preserve"> </w:delText>
        </w:r>
      </w:del>
      <w:r>
        <w:t xml:space="preserve">Furthermore, it appears from the bank’s internal documents that Barclays was also seeking to profit from Mr Takieddine’s links with the Libyan regime of Colonel Gaddafi. </w:t>
      </w:r>
      <w:del w:id="18" w:author="Change" w:date="2021-05-27T16:20:00Z">
        <w:r w:rsidR="00E22B07">
          <w:rPr>
            <w:rFonts w:cs="Calibri"/>
          </w:rPr>
          <w:delText xml:space="preserve"> </w:delText>
        </w:r>
        <w:r w:rsidR="007011D9">
          <w:rPr>
            <w:rFonts w:cs="Calibri"/>
          </w:rPr>
          <w:delText xml:space="preserve"> </w:delText>
        </w:r>
      </w:del>
      <w:r>
        <w:t>Barclays was at the time seeking a major equity investment from Libya to avoid the UK government bail-out.</w:t>
      </w:r>
      <w:del w:id="19" w:author="Change" w:date="2021-05-27T16:20:00Z">
        <w:r w:rsidR="00E22B07">
          <w:rPr>
            <w:rFonts w:cs="Calibri"/>
          </w:rPr>
          <w:delText xml:space="preserve">  </w:delText>
        </w:r>
      </w:del>
    </w:p>
    <w:p w14:paraId="53C17150" w14:textId="77777777" w:rsidR="0019293D" w:rsidRDefault="0019293D" w:rsidP="0019293D">
      <w:pPr>
        <w:spacing w:after="0"/>
        <w:rPr>
          <w:ins w:id="20" w:author="Change" w:date="2021-05-27T16:20:00Z"/>
        </w:rPr>
      </w:pPr>
    </w:p>
    <w:p w14:paraId="1F85207E" w14:textId="44F7E840" w:rsidR="002E21E8" w:rsidRDefault="0019293D" w:rsidP="0019293D">
      <w:pPr>
        <w:spacing w:after="0"/>
      </w:pPr>
      <w:r>
        <w:t>The Libyan links desired by Barclays were far from reputable.</w:t>
      </w:r>
      <w:del w:id="21" w:author="Change" w:date="2021-05-27T16:20:00Z">
        <w:r w:rsidR="00E22B07">
          <w:rPr>
            <w:rFonts w:cs="Calibri"/>
          </w:rPr>
          <w:delText xml:space="preserve"> </w:delText>
        </w:r>
      </w:del>
      <w:r>
        <w:t xml:space="preserve"> Mr Takieddine has publicly admitted that he carried millions of euros of Gaddafi’s cash from Libya to France </w:t>
      </w:r>
      <w:r w:rsidRPr="00835D8F">
        <w:rPr>
          <w:highlight w:val="yellow"/>
        </w:rPr>
        <w:t>to</w:t>
      </w:r>
      <w:r>
        <w:t xml:space="preserve"> provide illegal financing for Nicolas Sarkozy’s successful 2007 presidential campaign.</w:t>
      </w:r>
      <w:del w:id="22" w:author="Change" w:date="2021-05-27T16:20:00Z">
        <w:r w:rsidR="003037FE">
          <w:rPr>
            <w:rFonts w:cs="Calibri"/>
          </w:rPr>
          <w:delText xml:space="preserve"> </w:delText>
        </w:r>
      </w:del>
      <w:r>
        <w:t xml:space="preserve"> Barclays also knew that by financing Mr Takieddine, the bank was helping to supply weapons to a convicted terrorist, Abdullah Senoussi, Gaddafi’s brother-in-law and security chief, via an illegal arms contract studied and relied upon by Barclays. </w:t>
      </w:r>
      <w:r w:rsidRPr="008C7A80">
        <w:rPr>
          <w:highlight w:val="yellow"/>
        </w:rPr>
        <w:t>This</w:t>
      </w:r>
      <w:r>
        <w:t xml:space="preserve"> contract has since been charged in France with complicity in acts of torture against Gaddafi’s political opponents.</w:t>
      </w:r>
      <w:ins w:id="23" w:author="Change" w:date="2021-05-27T16:20:00Z">
        <w:r>
          <w:t xml:space="preserve"> </w:t>
        </w:r>
      </w:ins>
    </w:p>
    <w:p w14:paraId="0DFEC7FC" w14:textId="77777777" w:rsidR="002E21E8" w:rsidRDefault="002E21E8" w:rsidP="002E21E8">
      <w:pPr>
        <w:spacing w:after="0"/>
      </w:pPr>
    </w:p>
    <w:p w14:paraId="5EF11EB9" w14:textId="513C365F" w:rsidR="0019293D" w:rsidRPr="008C7A80" w:rsidRDefault="0019293D" w:rsidP="002E21E8">
      <w:pPr>
        <w:spacing w:after="0"/>
        <w:rPr>
          <w:b/>
          <w:bCs/>
          <w:color w:val="00B0F0"/>
        </w:rPr>
      </w:pPr>
      <w:r w:rsidRPr="008C7A80">
        <w:rPr>
          <w:b/>
          <w:bCs/>
          <w:color w:val="00B0F0"/>
        </w:rPr>
        <w:t xml:space="preserve">Mr Takieddine is also the subject of a UK arrest warrant, issued by Westminster Magistrates Court to face charges of perversion of the course of justice and conspiracy to pervert the course of justice in relation to his attempts to deprive me of my rights in respect of our matrimonial home in London. Most notably Mr Takieddine forged a share sale agreement to enable a company owned by him to issue possession proceedings against me </w:t>
      </w:r>
      <w:commentRangeStart w:id="24"/>
      <w:r w:rsidRPr="008C7A80">
        <w:rPr>
          <w:b/>
          <w:bCs/>
          <w:color w:val="00B0F0"/>
        </w:rPr>
        <w:t>2010</w:t>
      </w:r>
      <w:commentRangeEnd w:id="24"/>
      <w:r w:rsidR="00A96986" w:rsidRPr="008C7A80">
        <w:rPr>
          <w:rStyle w:val="CommentReference"/>
          <w:b/>
          <w:bCs/>
          <w:color w:val="00B0F0"/>
        </w:rPr>
        <w:commentReference w:id="24"/>
      </w:r>
      <w:r w:rsidRPr="008C7A80">
        <w:rPr>
          <w:b/>
          <w:bCs/>
          <w:color w:val="00B0F0"/>
        </w:rPr>
        <w:t>.</w:t>
      </w:r>
    </w:p>
    <w:p w14:paraId="7ED5CE52" w14:textId="77777777" w:rsidR="0019293D" w:rsidRPr="008C7A80" w:rsidRDefault="0019293D" w:rsidP="0019293D">
      <w:pPr>
        <w:spacing w:after="0"/>
        <w:rPr>
          <w:b/>
          <w:bCs/>
          <w:color w:val="00B0F0"/>
        </w:rPr>
      </w:pPr>
    </w:p>
    <w:p w14:paraId="633478BF" w14:textId="77777777" w:rsidR="0019293D" w:rsidRPr="008C7A80" w:rsidRDefault="0019293D" w:rsidP="0019293D">
      <w:pPr>
        <w:spacing w:after="0"/>
        <w:rPr>
          <w:b/>
          <w:bCs/>
          <w:color w:val="00B0F0"/>
        </w:rPr>
      </w:pPr>
      <w:r w:rsidRPr="008C7A80">
        <w:rPr>
          <w:b/>
          <w:bCs/>
          <w:color w:val="00B0F0"/>
        </w:rPr>
        <w:t>Mr Takieddine spent time in a French prison in 2013 for breaching bail conditions and has also</w:t>
      </w:r>
    </w:p>
    <w:p w14:paraId="4A3FCBBC" w14:textId="00979DA5" w:rsidR="0019293D" w:rsidRPr="008C7A80" w:rsidRDefault="0019293D" w:rsidP="0019293D">
      <w:pPr>
        <w:spacing w:after="0"/>
        <w:rPr>
          <w:b/>
          <w:bCs/>
          <w:color w:val="00B0F0"/>
        </w:rPr>
      </w:pPr>
      <w:r w:rsidRPr="008C7A80">
        <w:rPr>
          <w:b/>
          <w:bCs/>
          <w:color w:val="00B0F0"/>
        </w:rPr>
        <w:t xml:space="preserve">been convicted three times in France for "abandon de famille" ("wilful neglect to maintain") for which he received a further prison sentence in </w:t>
      </w:r>
      <w:commentRangeStart w:id="25"/>
      <w:r w:rsidRPr="008C7A80">
        <w:rPr>
          <w:b/>
          <w:bCs/>
          <w:color w:val="00B0F0"/>
        </w:rPr>
        <w:t>2014</w:t>
      </w:r>
      <w:commentRangeEnd w:id="25"/>
      <w:r w:rsidR="00A96986" w:rsidRPr="008C7A80">
        <w:rPr>
          <w:rStyle w:val="CommentReference"/>
          <w:b/>
          <w:bCs/>
          <w:color w:val="00B0F0"/>
        </w:rPr>
        <w:commentReference w:id="25"/>
      </w:r>
      <w:r w:rsidRPr="008C7A80">
        <w:rPr>
          <w:b/>
          <w:bCs/>
          <w:color w:val="00B0F0"/>
        </w:rPr>
        <w:t>.</w:t>
      </w:r>
    </w:p>
    <w:p w14:paraId="538772E5" w14:textId="77777777" w:rsidR="002E21E8" w:rsidRPr="008C7A80" w:rsidRDefault="002E21E8" w:rsidP="0019293D">
      <w:pPr>
        <w:spacing w:after="0"/>
        <w:rPr>
          <w:b/>
          <w:bCs/>
          <w:color w:val="00B0F0"/>
        </w:rPr>
      </w:pPr>
    </w:p>
    <w:p w14:paraId="7AFAF310" w14:textId="7595AE72" w:rsidR="0019293D" w:rsidRDefault="0019293D" w:rsidP="008C7A80">
      <w:pPr>
        <w:spacing w:after="0"/>
      </w:pPr>
      <w:r>
        <w:t xml:space="preserve">I am currently trying to sell my house but am being prevented from doing so by Barclays, which is refusing to agree to meet to discuss the controversial loans and has even refused to provide a mortgage redemption </w:t>
      </w:r>
      <w:r w:rsidRPr="008C7A80">
        <w:rPr>
          <w:highlight w:val="yellow"/>
        </w:rPr>
        <w:t>statement</w:t>
      </w:r>
      <w:r>
        <w:t xml:space="preserve"> to my lawyers</w:t>
      </w:r>
      <w:del w:id="26" w:author="Change" w:date="2021-05-27T16:20:00Z">
        <w:r w:rsidR="00640791">
          <w:rPr>
            <w:rFonts w:cs="Calibri"/>
          </w:rPr>
          <w:delText xml:space="preserve">. </w:delText>
        </w:r>
      </w:del>
      <w:r>
        <w:t xml:space="preserve"> </w:t>
      </w:r>
      <w:r w:rsidRPr="008C7A80">
        <w:rPr>
          <w:highlight w:val="yellow"/>
        </w:rPr>
        <w:t>saying they will only do so when “a completion date is fixed.”</w:t>
      </w:r>
      <w:r>
        <w:t xml:space="preserve"> It is possible that the bank has lost or destroyed some of its records of its dealings with Mr Takieddine. </w:t>
      </w:r>
      <w:del w:id="27" w:author="Change" w:date="2021-05-27T16:20:00Z">
        <w:r w:rsidR="00C5605F">
          <w:rPr>
            <w:rFonts w:cs="Calibri"/>
          </w:rPr>
          <w:delText xml:space="preserve"> </w:delText>
        </w:r>
      </w:del>
      <w:r>
        <w:t>But I think that the proper course of action is for the bank to admit to its wrongdoing and to try to make amends.</w:t>
      </w:r>
    </w:p>
    <w:p w14:paraId="27A6BDDF" w14:textId="77777777" w:rsidR="0019293D" w:rsidRDefault="0019293D" w:rsidP="0019293D">
      <w:pPr>
        <w:spacing w:after="0"/>
      </w:pPr>
    </w:p>
    <w:p w14:paraId="0ABA169E" w14:textId="3ADB473C" w:rsidR="0019293D" w:rsidRDefault="0019293D" w:rsidP="0019293D">
      <w:pPr>
        <w:spacing w:after="0"/>
      </w:pPr>
      <w:r w:rsidRPr="00FF0140">
        <w:rPr>
          <w:b/>
          <w:bCs/>
          <w:color w:val="7030A0"/>
          <w:highlight w:val="yellow"/>
        </w:rPr>
        <w:t>I believe that</w:t>
      </w:r>
      <w:r w:rsidRPr="00FF0140">
        <w:rPr>
          <w:b/>
          <w:bCs/>
          <w:color w:val="7030A0"/>
          <w:highlight w:val="yellow"/>
          <w:rPrChange w:id="28" w:author="Harry Farrell" w:date="2021-06-01T14:28:00Z">
            <w:rPr>
              <w:b/>
              <w:bCs/>
              <w:color w:val="7030A0"/>
            </w:rPr>
          </w:rPrChange>
        </w:rPr>
        <w:t xml:space="preserve"> </w:t>
      </w:r>
      <w:r w:rsidRPr="00FF0140">
        <w:rPr>
          <w:b/>
          <w:bCs/>
          <w:color w:val="7030A0"/>
          <w:highlight w:val="yellow"/>
          <w:rPrChange w:id="29" w:author="Harry Farrell" w:date="2021-06-01T14:28:00Z">
            <w:rPr>
              <w:b/>
              <w:bCs/>
              <w:color w:val="7030A0"/>
              <w:highlight w:val="green"/>
            </w:rPr>
          </w:rPrChange>
        </w:rPr>
        <w:t>the charge has no validity</w:t>
      </w:r>
      <w:r w:rsidRPr="00FF0140">
        <w:rPr>
          <w:b/>
          <w:bCs/>
          <w:color w:val="7030A0"/>
          <w:highlight w:val="yellow"/>
          <w:rPrChange w:id="30" w:author="Harry Farrell" w:date="2021-06-01T14:28:00Z">
            <w:rPr>
              <w:b/>
              <w:bCs/>
              <w:color w:val="7030A0"/>
            </w:rPr>
          </w:rPrChange>
        </w:rPr>
        <w:t xml:space="preserve"> given the circumstances surrounding its creation. </w:t>
      </w:r>
      <w:r w:rsidRPr="00FF0140">
        <w:rPr>
          <w:b/>
          <w:bCs/>
          <w:color w:val="7030A0"/>
          <w:highlight w:val="yellow"/>
        </w:rPr>
        <w:t>I would like to have the opportunity</w:t>
      </w:r>
      <w:r w:rsidRPr="00FF0140">
        <w:rPr>
          <w:b/>
          <w:bCs/>
          <w:color w:val="7030A0"/>
          <w:highlight w:val="yellow"/>
          <w:rPrChange w:id="31" w:author="Harry Farrell" w:date="2021-06-01T14:28:00Z">
            <w:rPr>
              <w:b/>
              <w:bCs/>
              <w:color w:val="7030A0"/>
            </w:rPr>
          </w:rPrChange>
        </w:rPr>
        <w:t xml:space="preserve"> to discuss the matter with the Bank in the hope of either agreeing the way forward or at least, narrowing the issues in </w:t>
      </w:r>
      <w:commentRangeStart w:id="32"/>
      <w:r w:rsidRPr="00FF0140">
        <w:rPr>
          <w:b/>
          <w:bCs/>
          <w:color w:val="7030A0"/>
          <w:highlight w:val="yellow"/>
          <w:rPrChange w:id="33" w:author="Harry Farrell" w:date="2021-06-01T14:28:00Z">
            <w:rPr>
              <w:b/>
              <w:bCs/>
              <w:color w:val="7030A0"/>
            </w:rPr>
          </w:rPrChange>
        </w:rPr>
        <w:t>dispute</w:t>
      </w:r>
      <w:commentRangeEnd w:id="32"/>
      <w:r w:rsidR="008C7A80" w:rsidRPr="00C752D9">
        <w:rPr>
          <w:rStyle w:val="CommentReference"/>
          <w:color w:val="7030A0"/>
          <w:highlight w:val="yellow"/>
        </w:rPr>
        <w:commentReference w:id="32"/>
      </w:r>
      <w:r w:rsidRPr="00C752D9">
        <w:rPr>
          <w:b/>
          <w:bCs/>
          <w:color w:val="7030A0"/>
          <w:highlight w:val="yellow"/>
        </w:rPr>
        <w:t>.</w:t>
      </w:r>
      <w:r w:rsidRPr="00C752D9">
        <w:rPr>
          <w:color w:val="7030A0"/>
          <w:highlight w:val="yellow"/>
        </w:rPr>
        <w:t xml:space="preserve"> </w:t>
      </w:r>
      <w:r w:rsidRPr="00FF0140">
        <w:rPr>
          <w:highlight w:val="yellow"/>
        </w:rPr>
        <w:t>The Bank has refused to meet with me since I first contacted them in July 2018.</w:t>
      </w:r>
    </w:p>
    <w:p w14:paraId="09488C9C" w14:textId="77777777" w:rsidR="002E21E8" w:rsidRDefault="002E21E8" w:rsidP="0019293D">
      <w:pPr>
        <w:spacing w:after="0"/>
      </w:pPr>
    </w:p>
    <w:p w14:paraId="081D5F19" w14:textId="35C546FF" w:rsidR="0019293D" w:rsidRDefault="0019293D" w:rsidP="00F338AD">
      <w:pPr>
        <w:spacing w:after="0"/>
      </w:pPr>
      <w:r>
        <w:t xml:space="preserve">I hope that you will agree that Barclays has treated me and continues to treat me most </w:t>
      </w:r>
      <w:r w:rsidRPr="00821C58">
        <w:rPr>
          <w:highlight w:val="green"/>
        </w:rPr>
        <w:t>unfairly.</w:t>
      </w:r>
      <w:del w:id="34" w:author="Change" w:date="2021-05-27T16:20:00Z">
        <w:r w:rsidR="00C5605F">
          <w:rPr>
            <w:rFonts w:cs="Calibri"/>
          </w:rPr>
          <w:delText xml:space="preserve"> </w:delText>
        </w:r>
      </w:del>
      <w:r>
        <w:t xml:space="preserve"> I would be very grateful for your support, for example via a letter to the Chairman of the bank, Sir Ian Cheshire</w:t>
      </w:r>
      <w:del w:id="35" w:author="Change" w:date="2021-05-27T16:20:00Z">
        <w:r w:rsidR="00C5605F">
          <w:rPr>
            <w:rFonts w:cs="Calibri"/>
          </w:rPr>
          <w:delText xml:space="preserve">. </w:delText>
        </w:r>
      </w:del>
      <w:r>
        <w:t xml:space="preserve"> </w:t>
      </w:r>
      <w:r w:rsidRPr="00F338AD">
        <w:rPr>
          <w:highlight w:val="yellow"/>
        </w:rPr>
        <w:t>requesting an appointment.</w:t>
      </w:r>
      <w:r>
        <w:t xml:space="preserve"> The bank’s registered address is 1 Churchill Place, London E14 5HP.</w:t>
      </w:r>
    </w:p>
    <w:p w14:paraId="657095D4" w14:textId="2869F6D0" w:rsidR="0019293D" w:rsidRDefault="0019293D" w:rsidP="00F338AD">
      <w:pPr>
        <w:spacing w:after="0"/>
      </w:pPr>
      <w:r>
        <w:t xml:space="preserve">I am aware of the work done at the All-Party Parliamentary Group on Fair Business Banking and I would like to bring this matter to their attention. </w:t>
      </w:r>
      <w:del w:id="36" w:author="Change" w:date="2021-05-27T16:20:00Z">
        <w:r w:rsidR="00AF7CC4" w:rsidRPr="00AF7CC4">
          <w:delText xml:space="preserve"> </w:delText>
        </w:r>
      </w:del>
      <w:r>
        <w:t>For this reason I am copying in Heather Buchanan, the APPG’s Director of Policy and Strategy.</w:t>
      </w:r>
      <w:del w:id="37" w:author="Change" w:date="2021-05-27T16:20:00Z">
        <w:r w:rsidR="00AF7CC4" w:rsidRPr="00AF7CC4">
          <w:delText xml:space="preserve"> </w:delText>
        </w:r>
      </w:del>
    </w:p>
    <w:p w14:paraId="1FD6597F" w14:textId="77777777" w:rsidR="0019293D" w:rsidRDefault="0019293D" w:rsidP="0019293D">
      <w:pPr>
        <w:spacing w:after="0"/>
        <w:rPr>
          <w:ins w:id="38" w:author="Change" w:date="2021-05-27T16:20:00Z"/>
        </w:rPr>
      </w:pPr>
    </w:p>
    <w:p w14:paraId="2B30D6EF" w14:textId="042E4AFB" w:rsidR="0019293D" w:rsidRDefault="0019293D" w:rsidP="00F338AD">
      <w:pPr>
        <w:spacing w:after="0"/>
      </w:pPr>
      <w:r>
        <w:t>Thank you in advance for your help.</w:t>
      </w:r>
      <w:del w:id="39" w:author="Change" w:date="2021-05-27T16:20:00Z">
        <w:r w:rsidR="00AF7CC4" w:rsidRPr="00AF7CC4">
          <w:delText xml:space="preserve"> </w:delText>
        </w:r>
      </w:del>
    </w:p>
    <w:p w14:paraId="53E0CC83" w14:textId="77777777" w:rsidR="0019293D" w:rsidRDefault="0019293D" w:rsidP="0019293D">
      <w:pPr>
        <w:spacing w:after="0"/>
        <w:rPr>
          <w:ins w:id="40" w:author="Change" w:date="2021-05-27T16:20:00Z"/>
        </w:rPr>
      </w:pPr>
    </w:p>
    <w:p w14:paraId="0BB25E67" w14:textId="77777777" w:rsidR="0019293D" w:rsidRDefault="0019293D" w:rsidP="00F338AD">
      <w:pPr>
        <w:spacing w:after="0"/>
      </w:pPr>
      <w:r>
        <w:t>Yours sincerely,</w:t>
      </w:r>
    </w:p>
    <w:p w14:paraId="7EFF223F" w14:textId="77777777" w:rsidR="00896598" w:rsidRDefault="00896598" w:rsidP="00896598">
      <w:pPr>
        <w:spacing w:after="0"/>
        <w:rPr>
          <w:del w:id="41" w:author="Change" w:date="2021-05-27T16:20:00Z"/>
        </w:rPr>
      </w:pPr>
    </w:p>
    <w:p w14:paraId="54DC4525" w14:textId="77777777" w:rsidR="0019293D" w:rsidRDefault="0019293D" w:rsidP="0019293D">
      <w:pPr>
        <w:spacing w:after="0"/>
      </w:pPr>
      <w:r>
        <w:t>Nicola Johnson</w:t>
      </w:r>
    </w:p>
    <w:p w14:paraId="21559155" w14:textId="77777777" w:rsidR="0019293D" w:rsidRDefault="0019293D" w:rsidP="0019293D">
      <w:pPr>
        <w:spacing w:after="0"/>
      </w:pPr>
      <w:r>
        <w:t>8 Addison Crescent</w:t>
      </w:r>
    </w:p>
    <w:p w14:paraId="33C29E25" w14:textId="31D2835A" w:rsidR="0019293D" w:rsidRDefault="0019293D" w:rsidP="0019293D">
      <w:pPr>
        <w:spacing w:after="0"/>
        <w:rPr>
          <w:ins w:id="42" w:author="Nick Stoop" w:date="2021-06-07T15:22:00Z"/>
        </w:rPr>
      </w:pPr>
      <w:r>
        <w:t>London W14 8JP</w:t>
      </w:r>
    </w:p>
    <w:p w14:paraId="7405DDB9" w14:textId="2017EDBB" w:rsidR="008771CB" w:rsidRDefault="008771CB" w:rsidP="0019293D">
      <w:pPr>
        <w:spacing w:after="0"/>
        <w:rPr>
          <w:ins w:id="43" w:author="Nick Stoop" w:date="2021-06-07T15:22:00Z"/>
        </w:rPr>
      </w:pPr>
    </w:p>
    <w:p w14:paraId="5107EB96" w14:textId="37E5AC5D" w:rsidR="008771CB" w:rsidRDefault="008771CB" w:rsidP="0019293D">
      <w:pPr>
        <w:spacing w:after="0"/>
        <w:rPr>
          <w:ins w:id="44" w:author="Nick Stoop" w:date="2021-06-07T15:22:00Z"/>
        </w:rPr>
      </w:pPr>
    </w:p>
    <w:p w14:paraId="01124195" w14:textId="15C2F3DF" w:rsidR="008771CB" w:rsidRDefault="008771CB" w:rsidP="0019293D">
      <w:pPr>
        <w:spacing w:after="0"/>
        <w:rPr>
          <w:ins w:id="45" w:author="Nick Stoop" w:date="2021-06-07T15:22:00Z"/>
        </w:rPr>
      </w:pPr>
      <w:ins w:id="46" w:author="Nick Stoop" w:date="2021-06-07T15:22:00Z">
        <w:r>
          <w:t>Harry’s analysis</w:t>
        </w:r>
      </w:ins>
    </w:p>
    <w:p w14:paraId="24113AFB" w14:textId="77777777" w:rsidR="008771CB" w:rsidRDefault="008771CB" w:rsidP="008771CB">
      <w:pPr>
        <w:jc w:val="both"/>
        <w:rPr>
          <w:ins w:id="47" w:author="Nick Stoop" w:date="2021-06-07T15:22:00Z"/>
          <w:rFonts w:cstheme="minorHAnsi"/>
        </w:rPr>
      </w:pPr>
      <w:ins w:id="48" w:author="Nick Stoop" w:date="2021-06-07T15:22:00Z">
        <w:r>
          <w:rPr>
            <w:rFonts w:cstheme="minorHAnsi"/>
          </w:rPr>
          <w:t xml:space="preserve">I have performed an analysis of the final MP letter which was sent on 20 March 2019.  You can see this is in the attached document, which is colour coded.  In terms of characters: </w:t>
        </w:r>
      </w:ins>
    </w:p>
    <w:p w14:paraId="4410728B" w14:textId="77777777" w:rsidR="008771CB" w:rsidRDefault="008771CB" w:rsidP="008771CB">
      <w:pPr>
        <w:pStyle w:val="ListParagraph"/>
        <w:numPr>
          <w:ilvl w:val="0"/>
          <w:numId w:val="1"/>
        </w:numPr>
        <w:jc w:val="both"/>
        <w:rPr>
          <w:ins w:id="49" w:author="Nick Stoop" w:date="2021-06-07T15:22:00Z"/>
          <w:rFonts w:cstheme="minorHAnsi"/>
        </w:rPr>
      </w:pPr>
      <w:ins w:id="50" w:author="Nick Stoop" w:date="2021-06-07T15:22:00Z">
        <w:r w:rsidRPr="00D3309B">
          <w:rPr>
            <w:rFonts w:cstheme="minorHAnsi"/>
          </w:rPr>
          <w:t xml:space="preserve">72% of the letter comes from a draft letter </w:t>
        </w:r>
        <w:r>
          <w:rPr>
            <w:rFonts w:cstheme="minorHAnsi"/>
          </w:rPr>
          <w:t xml:space="preserve">(‘20181205 Draft letter to Nicola’s MP re Barclays’) to the MP </w:t>
        </w:r>
        <w:r w:rsidRPr="00D3309B">
          <w:rPr>
            <w:rFonts w:cstheme="minorHAnsi"/>
          </w:rPr>
          <w:t>that NJS sent to Nicola on 5 December 2018</w:t>
        </w:r>
        <w:r>
          <w:rPr>
            <w:rFonts w:cstheme="minorHAnsi"/>
          </w:rPr>
          <w:t xml:space="preserve"> (in black)</w:t>
        </w:r>
        <w:r w:rsidRPr="00D3309B">
          <w:rPr>
            <w:rFonts w:cstheme="minorHAnsi"/>
          </w:rPr>
          <w:t>,</w:t>
        </w:r>
      </w:ins>
    </w:p>
    <w:p w14:paraId="460723A6" w14:textId="77777777" w:rsidR="008771CB" w:rsidRDefault="008771CB" w:rsidP="008771CB">
      <w:pPr>
        <w:pStyle w:val="ListParagraph"/>
        <w:numPr>
          <w:ilvl w:val="0"/>
          <w:numId w:val="1"/>
        </w:numPr>
        <w:jc w:val="both"/>
        <w:rPr>
          <w:ins w:id="51" w:author="Nick Stoop" w:date="2021-06-07T15:22:00Z"/>
          <w:rFonts w:cstheme="minorHAnsi"/>
        </w:rPr>
      </w:pPr>
      <w:ins w:id="52" w:author="Nick Stoop" w:date="2021-06-07T15:22:00Z">
        <w:r>
          <w:rPr>
            <w:rFonts w:cstheme="minorHAnsi"/>
          </w:rPr>
          <w:t>10% from the draft letter to Dentons (‘</w:t>
        </w:r>
        <w:r w:rsidRPr="00BC25C0">
          <w:rPr>
            <w:rFonts w:cstheme="minorHAnsi"/>
          </w:rPr>
          <w:t>20190122.3 NJS_HF draft letter to Dentons.rtf’)</w:t>
        </w:r>
        <w:r>
          <w:rPr>
            <w:rFonts w:ascii="Courier New" w:hAnsi="Courier New" w:cs="Courier New"/>
            <w:noProof/>
            <w:sz w:val="20"/>
            <w:szCs w:val="20"/>
            <w:lang w:bidi="th-TH"/>
          </w:rPr>
          <w:t xml:space="preserve"> d</w:t>
        </w:r>
        <w:r>
          <w:rPr>
            <w:rFonts w:cstheme="minorHAnsi"/>
          </w:rPr>
          <w:t xml:space="preserve">rafted by NJS/HEF in early 2019 and seen by NMJ on 22 January 2019 (in red) </w:t>
        </w:r>
      </w:ins>
    </w:p>
    <w:p w14:paraId="1AEF7963" w14:textId="77777777" w:rsidR="008771CB" w:rsidRDefault="008771CB" w:rsidP="008771CB">
      <w:pPr>
        <w:pStyle w:val="ListParagraph"/>
        <w:numPr>
          <w:ilvl w:val="0"/>
          <w:numId w:val="1"/>
        </w:numPr>
        <w:jc w:val="both"/>
        <w:rPr>
          <w:ins w:id="53" w:author="Nick Stoop" w:date="2021-06-07T15:22:00Z"/>
          <w:rFonts w:cstheme="minorHAnsi"/>
        </w:rPr>
      </w:pPr>
      <w:ins w:id="54" w:author="Nick Stoop" w:date="2021-06-07T15:22:00Z">
        <w:r>
          <w:rPr>
            <w:rFonts w:cstheme="minorHAnsi"/>
          </w:rPr>
          <w:t>10% from a letter sent by CRS to Barclays on 16 July 2018 (which NJS drafted – ‘</w:t>
        </w:r>
        <w:r w:rsidRPr="00BC25C0">
          <w:rPr>
            <w:rFonts w:cstheme="minorHAnsi"/>
          </w:rPr>
          <w:t>20180712   Draft letter to Barclays v6.0.docx</w:t>
        </w:r>
        <w:r>
          <w:rPr>
            <w:rFonts w:cstheme="minorHAnsi"/>
          </w:rPr>
          <w:t>’ and sent to NMJ on 12 July 2018) (in blue)</w:t>
        </w:r>
      </w:ins>
    </w:p>
    <w:p w14:paraId="70109BE3" w14:textId="77777777" w:rsidR="008771CB" w:rsidRDefault="008771CB" w:rsidP="008771CB">
      <w:pPr>
        <w:pStyle w:val="ListParagraph"/>
        <w:numPr>
          <w:ilvl w:val="0"/>
          <w:numId w:val="1"/>
        </w:numPr>
        <w:jc w:val="both"/>
        <w:rPr>
          <w:ins w:id="55" w:author="Nick Stoop" w:date="2021-06-07T15:22:00Z"/>
          <w:rFonts w:cstheme="minorHAnsi"/>
        </w:rPr>
      </w:pPr>
      <w:ins w:id="56" w:author="Nick Stoop" w:date="2021-06-07T15:22:00Z">
        <w:r w:rsidRPr="00190848">
          <w:rPr>
            <w:rFonts w:cstheme="minorHAnsi"/>
          </w:rPr>
          <w:t>~8% being original edits from NMJ (highlighted yellow</w:t>
        </w:r>
        <w:r>
          <w:rPr>
            <w:rFonts w:cstheme="minorHAnsi"/>
          </w:rPr>
          <w:t xml:space="preserve"> – some of which copied from an earlier CRS letter</w:t>
        </w:r>
        <w:r w:rsidRPr="00190848">
          <w:rPr>
            <w:rFonts w:cstheme="minorHAnsi"/>
          </w:rPr>
          <w:t>).</w:t>
        </w:r>
      </w:ins>
    </w:p>
    <w:p w14:paraId="73126748" w14:textId="05DB437C" w:rsidR="008771CB" w:rsidRDefault="008771CB" w:rsidP="0019293D">
      <w:pPr>
        <w:spacing w:after="0"/>
        <w:rPr>
          <w:ins w:id="57" w:author="Nick Stoop" w:date="2021-06-07T15:22:00Z"/>
        </w:rPr>
      </w:pPr>
    </w:p>
    <w:p w14:paraId="47B895A2" w14:textId="315CD7D1" w:rsidR="008771CB" w:rsidRDefault="008771CB" w:rsidP="0019293D">
      <w:pPr>
        <w:spacing w:after="0"/>
        <w:rPr>
          <w:ins w:id="58" w:author="Nick Stoop" w:date="2021-06-07T15:22:00Z"/>
        </w:rPr>
      </w:pPr>
      <w:ins w:id="59" w:author="Nick Stoop" w:date="2021-06-07T15:22:00Z">
        <w:r>
          <w:t>NJS comment:</w:t>
        </w:r>
      </w:ins>
    </w:p>
    <w:p w14:paraId="51D02F29" w14:textId="46328535" w:rsidR="008771CB" w:rsidRDefault="008771CB" w:rsidP="0019293D">
      <w:pPr>
        <w:spacing w:after="0"/>
        <w:rPr>
          <w:ins w:id="60" w:author="Nick Stoop" w:date="2021-06-07T15:24:00Z"/>
        </w:rPr>
      </w:pPr>
    </w:p>
    <w:p w14:paraId="3218F609" w14:textId="7980E287" w:rsidR="008F076D" w:rsidRDefault="008771CB" w:rsidP="0019293D">
      <w:pPr>
        <w:spacing w:after="0"/>
        <w:rPr>
          <w:ins w:id="61" w:author="Nick Stoop" w:date="2021-06-07T15:44:00Z"/>
          <w:rFonts w:cstheme="minorHAnsi"/>
        </w:rPr>
      </w:pPr>
      <w:ins w:id="62" w:author="Nick Stoop" w:date="2021-06-07T15:24:00Z">
        <w:r>
          <w:rPr>
            <w:rFonts w:cstheme="minorHAnsi"/>
          </w:rPr>
          <w:t>‘</w:t>
        </w:r>
        <w:r>
          <w:rPr>
            <w:rFonts w:cstheme="minorHAnsi"/>
          </w:rPr>
          <w:t>20181205 Draft letter to Nicola’s MP re Barclays</w:t>
        </w:r>
        <w:r>
          <w:rPr>
            <w:rFonts w:cstheme="minorHAnsi"/>
          </w:rPr>
          <w:t xml:space="preserve">’ – written by me (and </w:t>
        </w:r>
      </w:ins>
      <w:ins w:id="63" w:author="Nick Stoop" w:date="2021-06-07T15:25:00Z">
        <w:r>
          <w:rPr>
            <w:rFonts w:cstheme="minorHAnsi"/>
          </w:rPr>
          <w:t>referred to</w:t>
        </w:r>
      </w:ins>
      <w:ins w:id="64" w:author="Nick Stoop" w:date="2021-06-07T15:24:00Z">
        <w:r>
          <w:rPr>
            <w:rFonts w:cstheme="minorHAnsi"/>
          </w:rPr>
          <w:t xml:space="preserve"> by the Defendant contempo</w:t>
        </w:r>
      </w:ins>
      <w:ins w:id="65" w:author="Nick Stoop" w:date="2021-06-07T15:25:00Z">
        <w:r>
          <w:rPr>
            <w:rFonts w:cstheme="minorHAnsi"/>
          </w:rPr>
          <w:t>r</w:t>
        </w:r>
      </w:ins>
      <w:ins w:id="66" w:author="Nick Stoop" w:date="2021-06-07T15:24:00Z">
        <w:r>
          <w:rPr>
            <w:rFonts w:cstheme="minorHAnsi"/>
          </w:rPr>
          <w:t>ane</w:t>
        </w:r>
      </w:ins>
      <w:ins w:id="67" w:author="Nick Stoop" w:date="2021-06-07T15:25:00Z">
        <w:r>
          <w:rPr>
            <w:rFonts w:cstheme="minorHAnsi"/>
          </w:rPr>
          <w:t xml:space="preserve">ously </w:t>
        </w:r>
      </w:ins>
      <w:ins w:id="68" w:author="Nick Stoop" w:date="2021-06-07T15:24:00Z">
        <w:r>
          <w:rPr>
            <w:rFonts w:cstheme="minorHAnsi"/>
          </w:rPr>
          <w:t>as my draft</w:t>
        </w:r>
      </w:ins>
      <w:ins w:id="69" w:author="Nick Stoop" w:date="2021-06-07T15:25:00Z">
        <w:r>
          <w:rPr>
            <w:rFonts w:cstheme="minorHAnsi"/>
          </w:rPr>
          <w:t xml:space="preserve">) – forms the backbone of the above.  It is incorporated verbatim (barring a couple of </w:t>
        </w:r>
      </w:ins>
      <w:ins w:id="70" w:author="Nick Stoop" w:date="2021-06-07T15:27:00Z">
        <w:r w:rsidRPr="008771CB">
          <w:rPr>
            <w:rFonts w:cstheme="minorHAnsi"/>
            <w:i/>
            <w:iCs/>
            <w:rPrChange w:id="71" w:author="Nick Stoop" w:date="2021-06-07T15:27:00Z">
              <w:rPr>
                <w:rFonts w:cstheme="minorHAnsi"/>
              </w:rPr>
            </w:rPrChange>
          </w:rPr>
          <w:t>de min</w:t>
        </w:r>
      </w:ins>
      <w:ins w:id="72" w:author="Nick Stoop" w:date="2021-06-07T15:52:00Z">
        <w:r w:rsidR="00733293">
          <w:rPr>
            <w:rFonts w:cstheme="minorHAnsi"/>
            <w:i/>
            <w:iCs/>
          </w:rPr>
          <w:t>im</w:t>
        </w:r>
      </w:ins>
      <w:ins w:id="73" w:author="Nick Stoop" w:date="2021-06-07T15:27:00Z">
        <w:r w:rsidRPr="008771CB">
          <w:rPr>
            <w:rFonts w:cstheme="minorHAnsi"/>
            <w:i/>
            <w:iCs/>
            <w:rPrChange w:id="74" w:author="Nick Stoop" w:date="2021-06-07T15:27:00Z">
              <w:rPr>
                <w:rFonts w:cstheme="minorHAnsi"/>
              </w:rPr>
            </w:rPrChange>
          </w:rPr>
          <w:t>is</w:t>
        </w:r>
        <w:r>
          <w:rPr>
            <w:rFonts w:cstheme="minorHAnsi"/>
          </w:rPr>
          <w:t xml:space="preserve"> edit</w:t>
        </w:r>
      </w:ins>
      <w:ins w:id="75" w:author="Nick Stoop" w:date="2021-06-07T15:25:00Z">
        <w:r>
          <w:rPr>
            <w:rFonts w:cstheme="minorHAnsi"/>
          </w:rPr>
          <w:t xml:space="preserve">s) and in </w:t>
        </w:r>
      </w:ins>
      <w:ins w:id="76" w:author="Nick Stoop" w:date="2021-06-07T15:26:00Z">
        <w:r>
          <w:rPr>
            <w:rFonts w:cstheme="minorHAnsi"/>
          </w:rPr>
          <w:t>its entirety</w:t>
        </w:r>
      </w:ins>
      <w:ins w:id="77" w:author="Nick Stoop" w:date="2021-06-07T15:53:00Z">
        <w:r w:rsidR="00733293">
          <w:rPr>
            <w:rFonts w:cstheme="minorHAnsi"/>
          </w:rPr>
          <w:t xml:space="preserve"> (with minor additions).</w:t>
        </w:r>
      </w:ins>
    </w:p>
    <w:p w14:paraId="56C67F12" w14:textId="77777777" w:rsidR="008F076D" w:rsidRDefault="008F076D" w:rsidP="0019293D">
      <w:pPr>
        <w:spacing w:after="0"/>
        <w:rPr>
          <w:ins w:id="78" w:author="Nick Stoop" w:date="2021-06-07T15:44:00Z"/>
          <w:rFonts w:cstheme="minorHAnsi"/>
        </w:rPr>
      </w:pPr>
    </w:p>
    <w:p w14:paraId="1B2D0D8F" w14:textId="065AC8BB" w:rsidR="008771CB" w:rsidRDefault="008771CB" w:rsidP="0019293D">
      <w:pPr>
        <w:spacing w:after="0"/>
        <w:rPr>
          <w:ins w:id="79" w:author="Nick Stoop" w:date="2021-06-07T15:45:00Z"/>
          <w:rFonts w:cstheme="minorHAnsi"/>
        </w:rPr>
      </w:pPr>
      <w:ins w:id="80" w:author="Nick Stoop" w:date="2021-06-07T15:27:00Z">
        <w:r>
          <w:rPr>
            <w:rFonts w:cstheme="minorHAnsi"/>
          </w:rPr>
          <w:t>I pressed the Defendant to</w:t>
        </w:r>
      </w:ins>
      <w:ins w:id="81" w:author="Nick Stoop" w:date="2021-06-07T15:28:00Z">
        <w:r>
          <w:rPr>
            <w:rFonts w:cstheme="minorHAnsi"/>
          </w:rPr>
          <w:t xml:space="preserve"> send it at the time, but she expressed concern (</w:t>
        </w:r>
      </w:ins>
      <w:ins w:id="82" w:author="Nick Stoop" w:date="2021-06-07T15:42:00Z">
        <w:r w:rsidR="008F076D">
          <w:rPr>
            <w:rFonts w:cstheme="minorHAnsi"/>
          </w:rPr>
          <w:t>by return email</w:t>
        </w:r>
      </w:ins>
      <w:ins w:id="83" w:author="Nick Stoop" w:date="2021-06-07T15:28:00Z">
        <w:r>
          <w:rPr>
            <w:rFonts w:cstheme="minorHAnsi"/>
          </w:rPr>
          <w:t xml:space="preserve">) </w:t>
        </w:r>
      </w:ins>
      <w:ins w:id="84" w:author="Nick Stoop" w:date="2021-06-07T15:41:00Z">
        <w:r w:rsidR="00A73257" w:rsidRPr="00A73257">
          <w:rPr>
            <w:rFonts w:cstheme="minorHAnsi"/>
            <w:i/>
            <w:iCs/>
            <w:rPrChange w:id="85" w:author="Nick Stoop" w:date="2021-06-07T15:41:00Z">
              <w:rPr>
                <w:rFonts w:cstheme="minorHAnsi"/>
              </w:rPr>
            </w:rPrChange>
          </w:rPr>
          <w:t>“</w:t>
        </w:r>
        <w:r w:rsidR="00A73257" w:rsidRPr="00A73257">
          <w:rPr>
            <w:rFonts w:cstheme="minorHAnsi"/>
            <w:i/>
            <w:iCs/>
            <w:rPrChange w:id="86" w:author="Nick Stoop" w:date="2021-06-07T15:41:00Z">
              <w:rPr>
                <w:rFonts w:cstheme="minorHAnsi"/>
              </w:rPr>
            </w:rPrChange>
          </w:rPr>
          <w:t>not to alert government entities</w:t>
        </w:r>
        <w:r w:rsidR="00A73257">
          <w:rPr>
            <w:rFonts w:cstheme="minorHAnsi"/>
            <w:i/>
            <w:iCs/>
          </w:rPr>
          <w:t xml:space="preserve">” </w:t>
        </w:r>
        <w:r w:rsidR="00A73257" w:rsidRPr="00A73257">
          <w:rPr>
            <w:rFonts w:cstheme="minorHAnsi"/>
            <w:rPrChange w:id="87" w:author="Nick Stoop" w:date="2021-06-07T15:42:00Z">
              <w:rPr>
                <w:rFonts w:cstheme="minorHAnsi"/>
                <w:i/>
                <w:iCs/>
              </w:rPr>
            </w:rPrChange>
          </w:rPr>
          <w:t>(i.e. the MP)</w:t>
        </w:r>
      </w:ins>
      <w:ins w:id="88" w:author="Nick Stoop" w:date="2021-06-07T15:42:00Z">
        <w:r w:rsidR="00A73257">
          <w:rPr>
            <w:rFonts w:cstheme="minorHAnsi"/>
          </w:rPr>
          <w:t xml:space="preserve"> because she was </w:t>
        </w:r>
        <w:r w:rsidR="00A73257">
          <w:rPr>
            <w:rFonts w:cstheme="minorHAnsi"/>
            <w:i/>
            <w:iCs/>
          </w:rPr>
          <w:t>“</w:t>
        </w:r>
      </w:ins>
      <w:ins w:id="89" w:author="Nick Stoop" w:date="2021-06-07T15:41:00Z">
        <w:r w:rsidR="00A73257" w:rsidRPr="00A73257">
          <w:rPr>
            <w:rFonts w:cstheme="minorHAnsi"/>
            <w:i/>
            <w:iCs/>
            <w:rPrChange w:id="90" w:author="Nick Stoop" w:date="2021-06-07T15:41:00Z">
              <w:rPr>
                <w:rFonts w:cstheme="minorHAnsi"/>
              </w:rPr>
            </w:rPrChange>
          </w:rPr>
          <w:t>worried that the French authorities become involved and that they decide to seize the house.</w:t>
        </w:r>
        <w:r w:rsidR="00A73257" w:rsidRPr="00A73257">
          <w:rPr>
            <w:rFonts w:cstheme="minorHAnsi"/>
            <w:i/>
            <w:iCs/>
            <w:rPrChange w:id="91" w:author="Nick Stoop" w:date="2021-06-07T15:41:00Z">
              <w:rPr>
                <w:rFonts w:cstheme="minorHAnsi"/>
              </w:rPr>
            </w:rPrChange>
          </w:rPr>
          <w:t>”</w:t>
        </w:r>
      </w:ins>
      <w:ins w:id="92" w:author="Nick Stoop" w:date="2021-06-07T15:42:00Z">
        <w:r w:rsidR="008F076D">
          <w:rPr>
            <w:rFonts w:cstheme="minorHAnsi"/>
            <w:i/>
            <w:iCs/>
          </w:rPr>
          <w:t xml:space="preserve">  </w:t>
        </w:r>
      </w:ins>
      <w:ins w:id="93" w:author="Nick Stoop" w:date="2021-06-07T15:43:00Z">
        <w:r w:rsidR="008F076D">
          <w:rPr>
            <w:rFonts w:cstheme="minorHAnsi"/>
          </w:rPr>
          <w:t>That is the only reason the letter was not sent in December 2018 as had been decided at the 29 November 2018 conference</w:t>
        </w:r>
      </w:ins>
      <w:ins w:id="94" w:author="Nick Stoop" w:date="2021-06-07T15:44:00Z">
        <w:r w:rsidR="008F076D">
          <w:rPr>
            <w:rFonts w:cstheme="minorHAnsi"/>
          </w:rPr>
          <w:t>.</w:t>
        </w:r>
      </w:ins>
    </w:p>
    <w:p w14:paraId="63D3535C" w14:textId="3D31D311" w:rsidR="008F076D" w:rsidRDefault="008F076D" w:rsidP="0019293D">
      <w:pPr>
        <w:spacing w:after="0"/>
        <w:rPr>
          <w:ins w:id="95" w:author="Nick Stoop" w:date="2021-06-07T15:45:00Z"/>
          <w:rFonts w:cstheme="minorHAnsi"/>
        </w:rPr>
      </w:pPr>
    </w:p>
    <w:p w14:paraId="3B7AFEDB" w14:textId="57A72A9F" w:rsidR="008F076D" w:rsidRDefault="008F076D" w:rsidP="0019293D">
      <w:pPr>
        <w:spacing w:after="0"/>
        <w:rPr>
          <w:ins w:id="96" w:author="Nick Stoop" w:date="2021-06-07T15:47:00Z"/>
          <w:rFonts w:cstheme="minorHAnsi"/>
        </w:rPr>
      </w:pPr>
      <w:ins w:id="97" w:author="Nick Stoop" w:date="2021-06-07T15:45:00Z">
        <w:r>
          <w:rPr>
            <w:rFonts w:cstheme="minorHAnsi"/>
          </w:rPr>
          <w:t xml:space="preserve">The Defendant says she eventually sent the letter on 20 March </w:t>
        </w:r>
      </w:ins>
      <w:ins w:id="98" w:author="Nick Stoop" w:date="2021-06-07T15:46:00Z">
        <w:r>
          <w:rPr>
            <w:rFonts w:cstheme="minorHAnsi"/>
          </w:rPr>
          <w:t xml:space="preserve">2019.  The only alterations to my </w:t>
        </w:r>
      </w:ins>
      <w:ins w:id="99" w:author="Nick Stoop" w:date="2021-06-07T15:47:00Z">
        <w:r>
          <w:rPr>
            <w:rFonts w:cstheme="minorHAnsi"/>
          </w:rPr>
          <w:t xml:space="preserve">5 December 2018 </w:t>
        </w:r>
      </w:ins>
      <w:ins w:id="100" w:author="Nick Stoop" w:date="2021-06-07T15:46:00Z">
        <w:r>
          <w:rPr>
            <w:rFonts w:cstheme="minorHAnsi"/>
          </w:rPr>
          <w:t xml:space="preserve">draft were the </w:t>
        </w:r>
        <w:r w:rsidRPr="008F076D">
          <w:rPr>
            <w:rFonts w:cstheme="minorHAnsi"/>
            <w:i/>
            <w:iCs/>
            <w:rPrChange w:id="101" w:author="Nick Stoop" w:date="2021-06-07T15:47:00Z">
              <w:rPr>
                <w:rFonts w:cstheme="minorHAnsi"/>
              </w:rPr>
            </w:rPrChange>
          </w:rPr>
          <w:t>de minimis</w:t>
        </w:r>
        <w:r>
          <w:rPr>
            <w:rFonts w:cstheme="minorHAnsi"/>
          </w:rPr>
          <w:t xml:space="preserve"> edits referred to above and the insertion of a couple of parag</w:t>
        </w:r>
      </w:ins>
      <w:ins w:id="102" w:author="Nick Stoop" w:date="2021-06-07T15:47:00Z">
        <w:r>
          <w:rPr>
            <w:rFonts w:cstheme="minorHAnsi"/>
          </w:rPr>
          <w:t>raphs (also drafted by me).</w:t>
        </w:r>
      </w:ins>
    </w:p>
    <w:p w14:paraId="431AF645" w14:textId="7C668D1B" w:rsidR="008F076D" w:rsidRDefault="008F076D" w:rsidP="0019293D">
      <w:pPr>
        <w:spacing w:after="0"/>
        <w:rPr>
          <w:ins w:id="103" w:author="Nick Stoop" w:date="2021-06-07T15:47:00Z"/>
          <w:rFonts w:cstheme="minorHAnsi"/>
        </w:rPr>
      </w:pPr>
    </w:p>
    <w:p w14:paraId="05402F10" w14:textId="4774BF5D" w:rsidR="008F076D" w:rsidRDefault="008F076D" w:rsidP="0019293D">
      <w:pPr>
        <w:spacing w:after="0"/>
        <w:rPr>
          <w:ins w:id="104" w:author="Nick Stoop" w:date="2021-06-07T15:44:00Z"/>
          <w:rFonts w:cstheme="minorHAnsi"/>
        </w:rPr>
      </w:pPr>
      <w:ins w:id="105" w:author="Nick Stoop" w:date="2021-06-07T15:48:00Z">
        <w:r>
          <w:rPr>
            <w:rFonts w:cstheme="minorHAnsi"/>
          </w:rPr>
          <w:t xml:space="preserve">There is strong evidence that </w:t>
        </w:r>
      </w:ins>
      <w:ins w:id="106" w:author="Nick Stoop" w:date="2021-06-07T15:53:00Z">
        <w:r w:rsidR="00733293">
          <w:rPr>
            <w:rFonts w:cstheme="minorHAnsi"/>
          </w:rPr>
          <w:t>t</w:t>
        </w:r>
      </w:ins>
      <w:ins w:id="107" w:author="Nick Stoop" w:date="2021-06-07T15:48:00Z">
        <w:r>
          <w:rPr>
            <w:rFonts w:cstheme="minorHAnsi"/>
          </w:rPr>
          <w:t xml:space="preserve">he Defendant knows very well that her statements are false and that those false statements have been made knowingly in </w:t>
        </w:r>
      </w:ins>
      <w:ins w:id="108" w:author="Nick Stoop" w:date="2021-06-07T15:49:00Z">
        <w:r>
          <w:rPr>
            <w:rFonts w:cstheme="minorHAnsi"/>
          </w:rPr>
          <w:t xml:space="preserve">an effort to gain an advantage in the proceedings.  Withers also knows (or should know) that the statements </w:t>
        </w:r>
      </w:ins>
      <w:ins w:id="109" w:author="Nick Stoop" w:date="2021-06-07T15:54:00Z">
        <w:r w:rsidR="00733293">
          <w:rPr>
            <w:rFonts w:cstheme="minorHAnsi"/>
          </w:rPr>
          <w:t xml:space="preserve">are </w:t>
        </w:r>
      </w:ins>
      <w:ins w:id="110" w:author="Nick Stoop" w:date="2021-06-07T15:49:00Z">
        <w:r>
          <w:rPr>
            <w:rFonts w:cstheme="minorHAnsi"/>
          </w:rPr>
          <w:t>false – and hence the argument advanced</w:t>
        </w:r>
      </w:ins>
      <w:ins w:id="111" w:author="Nick Stoop" w:date="2021-06-07T15:50:00Z">
        <w:r>
          <w:rPr>
            <w:rFonts w:cstheme="minorHAnsi"/>
          </w:rPr>
          <w:t xml:space="preserve"> is intended to mislead.  Withers has been in possession of the drafts since September last year at the latest.  Withers should be put on notice</w:t>
        </w:r>
      </w:ins>
      <w:ins w:id="112" w:author="Nick Stoop" w:date="2021-06-07T15:51:00Z">
        <w:r>
          <w:rPr>
            <w:rFonts w:cstheme="minorHAnsi"/>
          </w:rPr>
          <w:t xml:space="preserve"> about the possible contempt proceedings.</w:t>
        </w:r>
      </w:ins>
    </w:p>
    <w:p w14:paraId="2C0691D9" w14:textId="1315F845" w:rsidR="008F076D" w:rsidRDefault="008F076D" w:rsidP="0019293D">
      <w:pPr>
        <w:spacing w:after="0"/>
        <w:rPr>
          <w:ins w:id="113" w:author="Nick Stoop" w:date="2021-06-07T15:44:00Z"/>
          <w:rFonts w:cstheme="minorHAnsi"/>
        </w:rPr>
      </w:pPr>
    </w:p>
    <w:p w14:paraId="4CE218A7" w14:textId="77777777" w:rsidR="008F076D" w:rsidRPr="008F076D" w:rsidRDefault="008F076D" w:rsidP="0019293D">
      <w:pPr>
        <w:spacing w:after="0"/>
      </w:pPr>
    </w:p>
    <w:sectPr w:rsidR="008F076D" w:rsidRPr="008F076D">
      <w:headerReference w:type="even" r:id="rId13"/>
      <w:headerReference w:type="default" r:id="rId14"/>
      <w:footerReference w:type="even" r:id="rId15"/>
      <w:footerReference w:type="default" r:id="rId16"/>
      <w:headerReference w:type="first" r:id="rId17"/>
      <w:footerReference w:type="first" r:id="rId18"/>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7" w:author="Harry Farrell" w:date="2021-05-28T12:07:00Z" w:initials="HF">
    <w:p w14:paraId="123FD923" w14:textId="77777777" w:rsidR="007330F9" w:rsidRDefault="007330F9">
      <w:pPr>
        <w:pStyle w:val="CommentText"/>
      </w:pPr>
      <w:r>
        <w:rPr>
          <w:rStyle w:val="CommentReference"/>
        </w:rPr>
        <w:annotationRef/>
      </w:r>
      <w:r>
        <w:t>First seen in Denton’s letter 22 Jan 17</w:t>
      </w:r>
    </w:p>
    <w:p w14:paraId="4AE0F81C" w14:textId="21D60258" w:rsidR="007330F9" w:rsidRPr="004C2BF1" w:rsidRDefault="007330F9">
      <w:pPr>
        <w:pStyle w:val="CommentText"/>
      </w:pPr>
      <w:r w:rsidRPr="00F338AD">
        <w:t>Minus second sentence</w:t>
      </w:r>
      <w:r w:rsidR="004C2BF1" w:rsidRPr="00F338AD">
        <w:t xml:space="preserve">. </w:t>
      </w:r>
      <w:r w:rsidR="004C2BF1" w:rsidRPr="004C2BF1">
        <w:t>Second sentence is in a</w:t>
      </w:r>
      <w:r w:rsidR="004C2BF1">
        <w:t xml:space="preserve"> comment </w:t>
      </w:r>
    </w:p>
  </w:comment>
  <w:comment w:id="8" w:author="Harry Farrell" w:date="2021-05-27T16:45:00Z" w:initials="HF">
    <w:p w14:paraId="1E3EC936" w14:textId="7690DEF2" w:rsidR="0067574E" w:rsidRDefault="0067574E">
      <w:pPr>
        <w:pStyle w:val="CommentText"/>
      </w:pPr>
      <w:r>
        <w:rPr>
          <w:rStyle w:val="CommentReference"/>
        </w:rPr>
        <w:annotationRef/>
      </w:r>
      <w:r>
        <w:t>From Denton’s letter</w:t>
      </w:r>
    </w:p>
  </w:comment>
  <w:comment w:id="24" w:author="Harry Farrell" w:date="2021-05-27T16:36:00Z" w:initials="HF">
    <w:p w14:paraId="4CB2EF69" w14:textId="609DEE60" w:rsidR="00A96986" w:rsidRDefault="00A96986">
      <w:pPr>
        <w:pStyle w:val="CommentText"/>
      </w:pPr>
      <w:r>
        <w:rPr>
          <w:rStyle w:val="CommentReference"/>
        </w:rPr>
        <w:annotationRef/>
      </w:r>
      <w:r>
        <w:t>This para from 16 Barclays letter</w:t>
      </w:r>
    </w:p>
  </w:comment>
  <w:comment w:id="25" w:author="Harry Farrell" w:date="2021-05-27T16:36:00Z" w:initials="HF">
    <w:p w14:paraId="36A4F045" w14:textId="54421F7D" w:rsidR="00A96986" w:rsidRDefault="00A96986">
      <w:pPr>
        <w:pStyle w:val="CommentText"/>
      </w:pPr>
      <w:r>
        <w:rPr>
          <w:rStyle w:val="CommentReference"/>
        </w:rPr>
        <w:annotationRef/>
      </w:r>
      <w:r>
        <w:t>This para from</w:t>
      </w:r>
      <w:r w:rsidR="008C7A80">
        <w:t xml:space="preserve"> CRS</w:t>
      </w:r>
      <w:r>
        <w:t xml:space="preserve"> 16 July Barclays letter</w:t>
      </w:r>
    </w:p>
  </w:comment>
  <w:comment w:id="32" w:author="Harry Farrell" w:date="2021-05-28T12:44:00Z" w:initials="HF">
    <w:p w14:paraId="7A4DA7BB" w14:textId="7D81B7C5" w:rsidR="008C7A80" w:rsidRDefault="008C7A80">
      <w:pPr>
        <w:pStyle w:val="CommentText"/>
      </w:pPr>
      <w:r>
        <w:rPr>
          <w:rStyle w:val="CommentReference"/>
        </w:rPr>
        <w:annotationRef/>
      </w:r>
      <w:r>
        <w:t>In letter sent by CRS on 9-10-18 to Dentons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AE0F81C" w15:done="0"/>
  <w15:commentEx w15:paraId="1E3EC936" w15:done="0"/>
  <w15:commentEx w15:paraId="4CB2EF69" w15:done="0"/>
  <w15:commentEx w15:paraId="36A4F045" w15:done="0"/>
  <w15:commentEx w15:paraId="7A4DA7B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5B5BBB" w16cex:dateUtc="2021-05-28T11:07:00Z"/>
  <w16cex:commentExtensible w16cex:durableId="245A4B3A" w16cex:dateUtc="2021-05-27T15:45:00Z"/>
  <w16cex:commentExtensible w16cex:durableId="245A4914" w16cex:dateUtc="2021-05-27T15:36:00Z"/>
  <w16cex:commentExtensible w16cex:durableId="245A492B" w16cex:dateUtc="2021-05-27T15:36:00Z"/>
  <w16cex:commentExtensible w16cex:durableId="245B6446" w16cex:dateUtc="2021-05-28T11: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AE0F81C" w16cid:durableId="245B5BBB"/>
  <w16cid:commentId w16cid:paraId="1E3EC936" w16cid:durableId="245A4B3A"/>
  <w16cid:commentId w16cid:paraId="4CB2EF69" w16cid:durableId="245A4914"/>
  <w16cid:commentId w16cid:paraId="36A4F045" w16cid:durableId="245A492B"/>
  <w16cid:commentId w16cid:paraId="7A4DA7BB" w16cid:durableId="245B644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0DB926" w14:textId="77777777" w:rsidR="00F54A93" w:rsidRDefault="00F54A93" w:rsidP="002E21E8">
      <w:pPr>
        <w:spacing w:after="0" w:line="240" w:lineRule="auto"/>
      </w:pPr>
      <w:r>
        <w:separator/>
      </w:r>
    </w:p>
  </w:endnote>
  <w:endnote w:type="continuationSeparator" w:id="0">
    <w:p w14:paraId="5837E526" w14:textId="77777777" w:rsidR="00F54A93" w:rsidRDefault="00F54A93" w:rsidP="002E21E8">
      <w:pPr>
        <w:spacing w:after="0" w:line="240" w:lineRule="auto"/>
      </w:pPr>
      <w:r>
        <w:continuationSeparator/>
      </w:r>
    </w:p>
  </w:endnote>
  <w:endnote w:type="continuationNotice" w:id="1">
    <w:p w14:paraId="1560AD24" w14:textId="77777777" w:rsidR="00F54A93" w:rsidRDefault="00F54A9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2DBF6" w14:textId="77777777" w:rsidR="002E21E8" w:rsidRDefault="002E21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D9E694" w14:textId="77777777" w:rsidR="002E21E8" w:rsidRDefault="002E21E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D1C295" w14:textId="77777777" w:rsidR="002E21E8" w:rsidRDefault="002E21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E0A003" w14:textId="77777777" w:rsidR="00F54A93" w:rsidRDefault="00F54A93" w:rsidP="002E21E8">
      <w:pPr>
        <w:spacing w:after="0" w:line="240" w:lineRule="auto"/>
      </w:pPr>
      <w:r>
        <w:separator/>
      </w:r>
    </w:p>
  </w:footnote>
  <w:footnote w:type="continuationSeparator" w:id="0">
    <w:p w14:paraId="55F9641A" w14:textId="77777777" w:rsidR="00F54A93" w:rsidRDefault="00F54A93" w:rsidP="002E21E8">
      <w:pPr>
        <w:spacing w:after="0" w:line="240" w:lineRule="auto"/>
      </w:pPr>
      <w:r>
        <w:continuationSeparator/>
      </w:r>
    </w:p>
  </w:footnote>
  <w:footnote w:type="continuationNotice" w:id="1">
    <w:p w14:paraId="2B1BC74F" w14:textId="77777777" w:rsidR="00F54A93" w:rsidRDefault="00F54A9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45986" w14:textId="77777777" w:rsidR="002E21E8" w:rsidRDefault="002E21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ustomXmlDelRangeStart w:id="114" w:author="Change" w:date="2021-05-27T16:20:00Z"/>
  <w:sdt>
    <w:sdtPr>
      <w:id w:val="-1555608475"/>
      <w:docPartObj>
        <w:docPartGallery w:val="Watermarks"/>
        <w:docPartUnique/>
      </w:docPartObj>
    </w:sdtPr>
    <w:sdtEndPr/>
    <w:sdtContent>
      <w:customXmlDelRangeEnd w:id="114"/>
      <w:p w14:paraId="7BE571EE" w14:textId="6C2E33FA" w:rsidR="002E21E8" w:rsidRDefault="00F54A93">
        <w:pPr>
          <w:pStyle w:val="Header"/>
        </w:pPr>
        <w:del w:id="115" w:author="Change" w:date="2021-05-27T16:20:00Z">
          <w:r>
            <w:rPr>
              <w:noProof/>
            </w:rPr>
            <w:pict w14:anchorId="7A0EEF3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del>
      </w:p>
      <w:customXmlDelRangeStart w:id="116" w:author="Change" w:date="2021-05-27T16:20:00Z"/>
    </w:sdtContent>
  </w:sdt>
  <w:customXmlDelRangeEnd w:id="11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21EF94" w14:textId="77777777" w:rsidR="002E21E8" w:rsidRDefault="002E21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2A5CBA"/>
    <w:multiLevelType w:val="hybridMultilevel"/>
    <w:tmpl w:val="34F88C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arry Farrell">
    <w15:presenceInfo w15:providerId="Windows Live" w15:userId="aaaf78eb8b3bade8"/>
  </w15:person>
  <w15:person w15:author="Nick Stoop">
    <w15:presenceInfo w15:providerId="Windows Live" w15:userId="389eb8e5d80708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defaultTabStop w:val="720"/>
  <w:characterSpacingControl w:val="doNotCompress"/>
  <w:hdrShapeDefaults>
    <o:shapedefaults v:ext="edit" spidmax="2050"/>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93D"/>
    <w:rsid w:val="001865B9"/>
    <w:rsid w:val="0019293D"/>
    <w:rsid w:val="001D3AC0"/>
    <w:rsid w:val="002E21E8"/>
    <w:rsid w:val="003037FE"/>
    <w:rsid w:val="00381398"/>
    <w:rsid w:val="0041165C"/>
    <w:rsid w:val="004C2BF1"/>
    <w:rsid w:val="00557F03"/>
    <w:rsid w:val="00621D01"/>
    <w:rsid w:val="00640791"/>
    <w:rsid w:val="0067574E"/>
    <w:rsid w:val="00687922"/>
    <w:rsid w:val="006A7FE0"/>
    <w:rsid w:val="007011D9"/>
    <w:rsid w:val="007330F9"/>
    <w:rsid w:val="00733293"/>
    <w:rsid w:val="007E3841"/>
    <w:rsid w:val="00821C58"/>
    <w:rsid w:val="00835D8F"/>
    <w:rsid w:val="008741AD"/>
    <w:rsid w:val="008771CB"/>
    <w:rsid w:val="00896598"/>
    <w:rsid w:val="008C7A80"/>
    <w:rsid w:val="008C7BD6"/>
    <w:rsid w:val="008F076D"/>
    <w:rsid w:val="00902225"/>
    <w:rsid w:val="00A2351A"/>
    <w:rsid w:val="00A73257"/>
    <w:rsid w:val="00A96986"/>
    <w:rsid w:val="00AC1BCC"/>
    <w:rsid w:val="00AF4B82"/>
    <w:rsid w:val="00AF7CC4"/>
    <w:rsid w:val="00B2279C"/>
    <w:rsid w:val="00C16685"/>
    <w:rsid w:val="00C5605F"/>
    <w:rsid w:val="00C752D9"/>
    <w:rsid w:val="00CB1164"/>
    <w:rsid w:val="00CD51E4"/>
    <w:rsid w:val="00DE7A29"/>
    <w:rsid w:val="00E22B07"/>
    <w:rsid w:val="00E32BCA"/>
    <w:rsid w:val="00EE6F6D"/>
    <w:rsid w:val="00F321F3"/>
    <w:rsid w:val="00F338AD"/>
    <w:rsid w:val="00F50823"/>
    <w:rsid w:val="00F54A93"/>
    <w:rsid w:val="00FE01AD"/>
    <w:rsid w:val="00FE11FC"/>
    <w:rsid w:val="00FF0140"/>
    <w:rsid w:val="00FF57C1"/>
  </w:rsids>
  <m:mathPr>
    <m:mathFont m:val="Cambria Math"/>
    <m:brkBin m:val="before"/>
    <m:brkBinSub m:val="--"/>
    <m:smallFrac m:val="0"/>
    <m:dispDef/>
    <m:lMargin m:val="0"/>
    <m:rMargin m:val="0"/>
    <m:defJc m:val="centerGroup"/>
    <m:wrapIndent m:val="1440"/>
    <m:intLim m:val="subSup"/>
    <m:naryLim m:val="undOvr"/>
  </m:mathPr>
  <w:themeFontLang w:val="en-GB"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F9D8473"/>
  <w15:chartTrackingRefBased/>
  <w15:docId w15:val="{74F24B08-D3AC-403D-A812-67D684BA3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9293D"/>
    <w:rPr>
      <w:color w:val="0563C1" w:themeColor="hyperlink"/>
      <w:u w:val="single"/>
    </w:rPr>
  </w:style>
  <w:style w:type="character" w:styleId="UnresolvedMention">
    <w:name w:val="Unresolved Mention"/>
    <w:basedOn w:val="DefaultParagraphFont"/>
    <w:uiPriority w:val="99"/>
    <w:semiHidden/>
    <w:unhideWhenUsed/>
    <w:rsid w:val="0019293D"/>
    <w:rPr>
      <w:color w:val="605E5C"/>
      <w:shd w:val="clear" w:color="auto" w:fill="E1DFDD"/>
    </w:rPr>
  </w:style>
  <w:style w:type="paragraph" w:styleId="Header">
    <w:name w:val="header"/>
    <w:basedOn w:val="Normal"/>
    <w:link w:val="HeaderChar"/>
    <w:uiPriority w:val="99"/>
    <w:unhideWhenUsed/>
    <w:rsid w:val="002E21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21E8"/>
  </w:style>
  <w:style w:type="paragraph" w:styleId="Footer">
    <w:name w:val="footer"/>
    <w:basedOn w:val="Normal"/>
    <w:link w:val="FooterChar"/>
    <w:uiPriority w:val="99"/>
    <w:unhideWhenUsed/>
    <w:rsid w:val="002E21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21E8"/>
  </w:style>
  <w:style w:type="character" w:styleId="CommentReference">
    <w:name w:val="annotation reference"/>
    <w:basedOn w:val="DefaultParagraphFont"/>
    <w:uiPriority w:val="99"/>
    <w:semiHidden/>
    <w:unhideWhenUsed/>
    <w:rsid w:val="00821C58"/>
    <w:rPr>
      <w:sz w:val="16"/>
      <w:szCs w:val="16"/>
    </w:rPr>
  </w:style>
  <w:style w:type="paragraph" w:styleId="CommentText">
    <w:name w:val="annotation text"/>
    <w:basedOn w:val="Normal"/>
    <w:link w:val="CommentTextChar"/>
    <w:uiPriority w:val="99"/>
    <w:semiHidden/>
    <w:unhideWhenUsed/>
    <w:rsid w:val="00821C58"/>
    <w:pPr>
      <w:spacing w:line="240" w:lineRule="auto"/>
    </w:pPr>
    <w:rPr>
      <w:sz w:val="20"/>
      <w:szCs w:val="20"/>
    </w:rPr>
  </w:style>
  <w:style w:type="character" w:customStyle="1" w:styleId="CommentTextChar">
    <w:name w:val="Comment Text Char"/>
    <w:basedOn w:val="DefaultParagraphFont"/>
    <w:link w:val="CommentText"/>
    <w:uiPriority w:val="99"/>
    <w:semiHidden/>
    <w:rsid w:val="00821C58"/>
    <w:rPr>
      <w:sz w:val="20"/>
      <w:szCs w:val="20"/>
    </w:rPr>
  </w:style>
  <w:style w:type="paragraph" w:styleId="CommentSubject">
    <w:name w:val="annotation subject"/>
    <w:basedOn w:val="CommentText"/>
    <w:next w:val="CommentText"/>
    <w:link w:val="CommentSubjectChar"/>
    <w:uiPriority w:val="99"/>
    <w:semiHidden/>
    <w:unhideWhenUsed/>
    <w:rsid w:val="00821C58"/>
    <w:rPr>
      <w:b/>
      <w:bCs/>
    </w:rPr>
  </w:style>
  <w:style w:type="character" w:customStyle="1" w:styleId="CommentSubjectChar">
    <w:name w:val="Comment Subject Char"/>
    <w:basedOn w:val="CommentTextChar"/>
    <w:link w:val="CommentSubject"/>
    <w:uiPriority w:val="99"/>
    <w:semiHidden/>
    <w:rsid w:val="00821C58"/>
    <w:rPr>
      <w:b/>
      <w:bCs/>
      <w:sz w:val="20"/>
      <w:szCs w:val="20"/>
    </w:rPr>
  </w:style>
  <w:style w:type="paragraph" w:styleId="ListParagraph">
    <w:name w:val="List Paragraph"/>
    <w:basedOn w:val="Normal"/>
    <w:uiPriority w:val="34"/>
    <w:qFormat/>
    <w:rsid w:val="008771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eather.buchanan@appgbanking.org.uk"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emma.dentcoad.mp@parliament.uk" TargetMode="External"/><Relationship Id="rId12" Type="http://schemas.microsoft.com/office/2018/08/relationships/commentsExtensible" Target="commentsExtensible.xm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footer" Target="footer1.xml"/><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1231</Words>
  <Characters>7018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Farrell</dc:creator>
  <cp:keywords/>
  <dc:description/>
  <cp:lastModifiedBy>Nick Stoop</cp:lastModifiedBy>
  <cp:revision>3</cp:revision>
  <dcterms:created xsi:type="dcterms:W3CDTF">2021-06-07T14:52:00Z</dcterms:created>
  <dcterms:modified xsi:type="dcterms:W3CDTF">2021-06-07T14:54:00Z</dcterms:modified>
</cp:coreProperties>
</file>