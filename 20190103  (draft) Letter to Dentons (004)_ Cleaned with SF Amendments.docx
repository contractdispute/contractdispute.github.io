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6076" w:rsidRDefault="00F06076">
      <w:pPr>
        <w:keepNext/>
        <w:widowControl w:val="0"/>
        <w:autoSpaceDE w:val="0"/>
        <w:autoSpaceDN w:val="0"/>
        <w:adjustRightInd w:val="0"/>
        <w:spacing w:before="120" w:after="120" w:line="360" w:lineRule="auto"/>
        <w:jc w:val="both"/>
        <w:rPr>
          <w:rFonts w:ascii="Calibri" w:hAnsi="Calibri" w:cs="Calibri"/>
          <w:lang w:val="en"/>
        </w:rPr>
      </w:pPr>
      <w:r>
        <w:rPr>
          <w:rFonts w:ascii="Calibri" w:hAnsi="Calibri" w:cs="Calibri"/>
          <w:lang w:val="en"/>
        </w:rPr>
        <w:t xml:space="preserve">Dear </w:t>
      </w:r>
      <w:r w:rsidR="00BA39D7">
        <w:rPr>
          <w:rFonts w:ascii="Calibri" w:hAnsi="Calibri" w:cs="Calibri"/>
          <w:lang w:val="en"/>
        </w:rPr>
        <w:t>S</w:t>
      </w:r>
      <w:del w:id="0" w:author="Simon Farrell QC" w:date="2019-01-07T09:47:00Z">
        <w:r w:rsidDel="00BA39D7">
          <w:rPr>
            <w:rFonts w:ascii="Calibri" w:hAnsi="Calibri" w:cs="Calibri"/>
            <w:lang w:val="en"/>
          </w:rPr>
          <w:delText>s</w:delText>
        </w:r>
      </w:del>
      <w:r>
        <w:rPr>
          <w:rFonts w:ascii="Calibri" w:hAnsi="Calibri" w:cs="Calibri"/>
          <w:lang w:val="en"/>
        </w:rPr>
        <w:t xml:space="preserve">irs, </w:t>
      </w:r>
    </w:p>
    <w:p w:rsidR="00F06076" w:rsidRDefault="00F06076">
      <w:pPr>
        <w:keepNext/>
        <w:widowControl w:val="0"/>
        <w:autoSpaceDE w:val="0"/>
        <w:autoSpaceDN w:val="0"/>
        <w:adjustRightInd w:val="0"/>
        <w:spacing w:before="120" w:after="120" w:line="360" w:lineRule="auto"/>
        <w:jc w:val="both"/>
        <w:rPr>
          <w:rFonts w:ascii="Calibri" w:hAnsi="Calibri" w:cs="Calibri"/>
          <w:lang w:val="en"/>
        </w:rPr>
      </w:pPr>
    </w:p>
    <w:p w:rsidR="00F06076" w:rsidRPr="00097E42" w:rsidRDefault="00F06076">
      <w:pPr>
        <w:keepNext/>
        <w:widowControl w:val="0"/>
        <w:autoSpaceDE w:val="0"/>
        <w:autoSpaceDN w:val="0"/>
        <w:adjustRightInd w:val="0"/>
        <w:spacing w:before="120" w:after="120" w:line="360" w:lineRule="auto"/>
        <w:jc w:val="both"/>
        <w:rPr>
          <w:rFonts w:ascii="Calibri" w:hAnsi="Calibri" w:cs="Calibri"/>
          <w:b/>
          <w:lang w:val="en"/>
        </w:rPr>
      </w:pPr>
      <w:r w:rsidRPr="00097E42">
        <w:rPr>
          <w:rFonts w:ascii="Calibri" w:hAnsi="Calibri" w:cs="Calibri"/>
          <w:b/>
          <w:lang w:val="en"/>
        </w:rPr>
        <w:t>Re: Warwick House, 8 Addison Crescent, London W14 8JP (Title No: BGL25559) (the "London</w:t>
      </w:r>
    </w:p>
    <w:p w:rsidR="00F06076" w:rsidRPr="00097E42" w:rsidRDefault="00F06076">
      <w:pPr>
        <w:keepNext/>
        <w:widowControl w:val="0"/>
        <w:autoSpaceDE w:val="0"/>
        <w:autoSpaceDN w:val="0"/>
        <w:adjustRightInd w:val="0"/>
        <w:spacing w:before="120" w:after="120" w:line="360" w:lineRule="auto"/>
        <w:jc w:val="both"/>
        <w:rPr>
          <w:rFonts w:ascii="Calibri" w:hAnsi="Calibri" w:cs="Calibri"/>
          <w:b/>
          <w:lang w:val="en"/>
        </w:rPr>
      </w:pPr>
      <w:r w:rsidRPr="00097E42">
        <w:rPr>
          <w:rFonts w:ascii="Calibri" w:hAnsi="Calibri" w:cs="Calibri"/>
          <w:b/>
          <w:lang w:val="en"/>
        </w:rPr>
        <w:t xml:space="preserve">Property") Charge in </w:t>
      </w:r>
      <w:proofErr w:type="spellStart"/>
      <w:r w:rsidRPr="00097E42">
        <w:rPr>
          <w:rFonts w:ascii="Calibri" w:hAnsi="Calibri" w:cs="Calibri"/>
          <w:b/>
          <w:lang w:val="en"/>
        </w:rPr>
        <w:t>favour</w:t>
      </w:r>
      <w:proofErr w:type="spellEnd"/>
      <w:r w:rsidRPr="00097E42">
        <w:rPr>
          <w:rFonts w:ascii="Calibri" w:hAnsi="Calibri" w:cs="Calibri"/>
          <w:b/>
          <w:lang w:val="en"/>
        </w:rPr>
        <w:t xml:space="preserve"> of Barclays Bank Pic (the "Bank") dated 2 February 2009 (the "London</w:t>
      </w:r>
    </w:p>
    <w:p w:rsidR="00F06076" w:rsidRPr="00097E42" w:rsidRDefault="00F06076">
      <w:pPr>
        <w:keepNext/>
        <w:widowControl w:val="0"/>
        <w:autoSpaceDE w:val="0"/>
        <w:autoSpaceDN w:val="0"/>
        <w:adjustRightInd w:val="0"/>
        <w:spacing w:before="120" w:after="120" w:line="360" w:lineRule="auto"/>
        <w:jc w:val="both"/>
        <w:rPr>
          <w:rFonts w:ascii="Calibri" w:hAnsi="Calibri" w:cs="Calibri"/>
          <w:b/>
          <w:lang w:val="en"/>
        </w:rPr>
      </w:pPr>
      <w:r w:rsidRPr="00097E42">
        <w:rPr>
          <w:rFonts w:ascii="Calibri" w:hAnsi="Calibri" w:cs="Calibri"/>
          <w:b/>
          <w:lang w:val="en"/>
        </w:rPr>
        <w:t>Charge")</w:t>
      </w:r>
    </w:p>
    <w:p w:rsidR="00F06076" w:rsidRPr="00BA39D7" w:rsidRDefault="00F06076">
      <w:pPr>
        <w:keepNext/>
        <w:widowControl w:val="0"/>
        <w:autoSpaceDE w:val="0"/>
        <w:autoSpaceDN w:val="0"/>
        <w:adjustRightInd w:val="0"/>
        <w:spacing w:before="120" w:after="120" w:line="360" w:lineRule="auto"/>
        <w:jc w:val="both"/>
        <w:rPr>
          <w:rFonts w:ascii="Calibri" w:hAnsi="Calibri" w:cs="Calibri"/>
          <w:b/>
          <w:bCs/>
          <w:lang w:val="en"/>
        </w:rPr>
      </w:pPr>
      <w:r w:rsidRPr="00097E42">
        <w:rPr>
          <w:rFonts w:ascii="Calibri" w:hAnsi="Calibri" w:cs="Calibri"/>
          <w:b/>
          <w:lang w:val="en"/>
        </w:rPr>
        <w:t>Our client: Nicola Johnson (formerly Nicola Takieddine)</w:t>
      </w:r>
    </w:p>
    <w:p w:rsidR="00F06076" w:rsidRDefault="00F06076">
      <w:pPr>
        <w:keepNext/>
        <w:widowControl w:val="0"/>
        <w:autoSpaceDE w:val="0"/>
        <w:autoSpaceDN w:val="0"/>
        <w:adjustRightInd w:val="0"/>
        <w:spacing w:before="120" w:after="120" w:line="360" w:lineRule="auto"/>
        <w:jc w:val="both"/>
        <w:rPr>
          <w:rFonts w:ascii="Calibri" w:hAnsi="Calibri" w:cs="Calibri"/>
          <w:b/>
          <w:bCs/>
          <w:lang w:val="en"/>
        </w:rPr>
      </w:pPr>
    </w:p>
    <w:p w:rsidR="00BA39D7" w:rsidRDefault="00BD2A83" w:rsidP="00405455">
      <w:pPr>
        <w:keepNext/>
        <w:widowControl w:val="0"/>
        <w:autoSpaceDE w:val="0"/>
        <w:autoSpaceDN w:val="0"/>
        <w:adjustRightInd w:val="0"/>
        <w:spacing w:before="240" w:after="240" w:line="360" w:lineRule="auto"/>
        <w:ind w:left="714"/>
        <w:jc w:val="both"/>
        <w:rPr>
          <w:rFonts w:ascii="Calibri" w:hAnsi="Calibri" w:cs="Calibri"/>
          <w:lang w:val="en"/>
        </w:rPr>
      </w:pPr>
      <w:bookmarkStart w:id="1" w:name="_GoBack"/>
      <w:bookmarkEnd w:id="1"/>
      <w:r>
        <w:rPr>
          <w:rFonts w:ascii="Calibri" w:hAnsi="Calibri" w:cs="Calibri"/>
          <w:lang w:val="en"/>
        </w:rPr>
        <w:t>We act for Nicola Johnson.</w:t>
      </w:r>
    </w:p>
    <w:p w:rsidR="00F06076" w:rsidRDefault="00511F32" w:rsidP="00F066D4">
      <w:pPr>
        <w:keepNext/>
        <w:widowControl w:val="0"/>
        <w:numPr>
          <w:ilvl w:val="0"/>
          <w:numId w:val="2"/>
        </w:numPr>
        <w:autoSpaceDE w:val="0"/>
        <w:autoSpaceDN w:val="0"/>
        <w:adjustRightInd w:val="0"/>
        <w:spacing w:before="240" w:after="240" w:line="360" w:lineRule="auto"/>
        <w:ind w:left="714" w:hanging="357"/>
        <w:jc w:val="both"/>
        <w:rPr>
          <w:rFonts w:ascii="Calibri" w:hAnsi="Calibri" w:cs="Calibri"/>
          <w:lang w:val="en"/>
        </w:rPr>
      </w:pPr>
      <w:r>
        <w:rPr>
          <w:rFonts w:ascii="Calibri" w:hAnsi="Calibri" w:cs="Calibri"/>
          <w:lang w:val="en"/>
        </w:rPr>
        <w:t xml:space="preserve">It is our contention for the reasons which appear below that </w:t>
      </w:r>
      <w:r w:rsidR="00F06076">
        <w:rPr>
          <w:rFonts w:ascii="Calibri" w:hAnsi="Calibri" w:cs="Calibri"/>
          <w:lang w:val="en"/>
        </w:rPr>
        <w:t xml:space="preserve">Barclays Bank PLC’s (“the bank’s”) conduct </w:t>
      </w:r>
      <w:r>
        <w:rPr>
          <w:rFonts w:ascii="Calibri" w:hAnsi="Calibri" w:cs="Calibri"/>
          <w:lang w:val="en"/>
        </w:rPr>
        <w:t xml:space="preserve">and that of its senior employees/officers </w:t>
      </w:r>
      <w:r w:rsidR="00F06076">
        <w:rPr>
          <w:rFonts w:ascii="Calibri" w:hAnsi="Calibri" w:cs="Calibri"/>
          <w:lang w:val="en"/>
        </w:rPr>
        <w:t xml:space="preserve">in and around 2009 makes them liable </w:t>
      </w:r>
      <w:r>
        <w:rPr>
          <w:rFonts w:ascii="Calibri" w:hAnsi="Calibri" w:cs="Calibri"/>
          <w:lang w:val="en"/>
        </w:rPr>
        <w:t xml:space="preserve">to our client for damages. This liability is based upon the bank’s involvement in </w:t>
      </w:r>
      <w:r w:rsidR="00F06076">
        <w:rPr>
          <w:rFonts w:ascii="Calibri" w:hAnsi="Calibri" w:cs="Calibri"/>
          <w:lang w:val="en"/>
        </w:rPr>
        <w:t>a conspiracy with Ziad Takieddine to injure our client using unlawful means. The bank</w:t>
      </w:r>
      <w:r>
        <w:rPr>
          <w:rFonts w:ascii="Calibri" w:hAnsi="Calibri" w:cs="Calibri"/>
          <w:lang w:val="en"/>
        </w:rPr>
        <w:t xml:space="preserve">, its senior employees and officers </w:t>
      </w:r>
      <w:del w:id="2" w:author="Simon Farrell QC" w:date="2019-01-07T10:14:00Z">
        <w:r w:rsidR="00F06076" w:rsidDel="00511F32">
          <w:rPr>
            <w:rFonts w:ascii="Calibri" w:hAnsi="Calibri" w:cs="Calibri"/>
            <w:lang w:val="en"/>
          </w:rPr>
          <w:delText xml:space="preserve"> </w:delText>
        </w:r>
      </w:del>
      <w:r w:rsidR="00F06076">
        <w:rPr>
          <w:rFonts w:ascii="Calibri" w:hAnsi="Calibri" w:cs="Calibri"/>
          <w:lang w:val="en"/>
        </w:rPr>
        <w:t>ha</w:t>
      </w:r>
      <w:r>
        <w:rPr>
          <w:rFonts w:ascii="Calibri" w:hAnsi="Calibri" w:cs="Calibri"/>
          <w:lang w:val="en"/>
        </w:rPr>
        <w:t>ve</w:t>
      </w:r>
      <w:r w:rsidR="00F06076">
        <w:rPr>
          <w:rFonts w:ascii="Calibri" w:hAnsi="Calibri" w:cs="Calibri"/>
          <w:lang w:val="en"/>
        </w:rPr>
        <w:t xml:space="preserve"> committed </w:t>
      </w:r>
      <w:proofErr w:type="gramStart"/>
      <w:r w:rsidR="00F06076">
        <w:rPr>
          <w:rFonts w:ascii="Calibri" w:hAnsi="Calibri" w:cs="Calibri"/>
          <w:lang w:val="en"/>
        </w:rPr>
        <w:t>a number of</w:t>
      </w:r>
      <w:proofErr w:type="gramEnd"/>
      <w:r w:rsidR="00F06076">
        <w:rPr>
          <w:rFonts w:ascii="Calibri" w:hAnsi="Calibri" w:cs="Calibri"/>
          <w:lang w:val="en"/>
        </w:rPr>
        <w:t xml:space="preserve"> criminal offences, evidenced below, relating to money laundering, tax evasion, and ‘fraudulent self-insolvency’, which they committed knowing that it would injure our client. </w:t>
      </w:r>
    </w:p>
    <w:p w:rsidR="00F06076" w:rsidRDefault="00F06076">
      <w:pPr>
        <w:keepNext/>
        <w:keepLines/>
        <w:widowControl w:val="0"/>
        <w:autoSpaceDE w:val="0"/>
        <w:autoSpaceDN w:val="0"/>
        <w:adjustRightInd w:val="0"/>
        <w:spacing w:before="120" w:after="120" w:line="360" w:lineRule="auto"/>
        <w:jc w:val="both"/>
        <w:rPr>
          <w:rFonts w:ascii="Calibri" w:hAnsi="Calibri" w:cs="Calibri"/>
          <w:b/>
          <w:bCs/>
          <w:u w:val="single"/>
          <w:lang w:val="en"/>
        </w:rPr>
      </w:pPr>
      <w:r>
        <w:rPr>
          <w:rFonts w:ascii="Calibri" w:hAnsi="Calibri" w:cs="Calibri"/>
          <w:b/>
          <w:bCs/>
          <w:u w:val="single"/>
          <w:lang w:val="en"/>
        </w:rPr>
        <w:t>Parties</w:t>
      </w:r>
    </w:p>
    <w:p w:rsidR="00F06076" w:rsidRDefault="00F06076" w:rsidP="00F066D4">
      <w:pPr>
        <w:keepNext/>
        <w:keepLines/>
        <w:widowControl w:val="0"/>
        <w:numPr>
          <w:ilvl w:val="0"/>
          <w:numId w:val="2"/>
        </w:numPr>
        <w:autoSpaceDE w:val="0"/>
        <w:autoSpaceDN w:val="0"/>
        <w:adjustRightInd w:val="0"/>
        <w:spacing w:before="120" w:after="120" w:line="360" w:lineRule="auto"/>
        <w:ind w:left="720"/>
        <w:jc w:val="both"/>
        <w:rPr>
          <w:rFonts w:ascii="Calibri" w:hAnsi="Calibri" w:cs="Calibri"/>
          <w:lang w:val="en"/>
        </w:rPr>
      </w:pPr>
      <w:r>
        <w:rPr>
          <w:rFonts w:ascii="Calibri" w:hAnsi="Calibri" w:cs="Calibri"/>
          <w:lang w:val="en"/>
        </w:rPr>
        <w:t xml:space="preserve">The bank was introduced to the Ziad Takieddine through John Hall, a founding partner </w:t>
      </w:r>
      <w:r w:rsidR="00511F32">
        <w:rPr>
          <w:rFonts w:ascii="Calibri" w:hAnsi="Calibri" w:cs="Calibri"/>
          <w:lang w:val="en"/>
        </w:rPr>
        <w:t xml:space="preserve">of the </w:t>
      </w:r>
      <w:r>
        <w:rPr>
          <w:rFonts w:ascii="Calibri" w:hAnsi="Calibri" w:cs="Calibri"/>
          <w:lang w:val="en"/>
        </w:rPr>
        <w:t xml:space="preserve">wealth management firm St James’ Place. The completion statement of the loans </w:t>
      </w:r>
      <w:r w:rsidR="00511F32">
        <w:rPr>
          <w:rFonts w:ascii="Calibri" w:hAnsi="Calibri" w:cs="Calibri"/>
          <w:lang w:val="en"/>
        </w:rPr>
        <w:t>records</w:t>
      </w:r>
      <w:r>
        <w:rPr>
          <w:rFonts w:ascii="Calibri" w:hAnsi="Calibri" w:cs="Calibri"/>
          <w:lang w:val="en"/>
        </w:rPr>
        <w:t xml:space="preserve"> John Hall’s fee for arranging the loan</w:t>
      </w:r>
      <w:r w:rsidR="00511F32">
        <w:rPr>
          <w:rFonts w:ascii="Calibri" w:hAnsi="Calibri" w:cs="Calibri"/>
          <w:lang w:val="en"/>
        </w:rPr>
        <w:t>s</w:t>
      </w:r>
      <w:r>
        <w:rPr>
          <w:rFonts w:ascii="Calibri" w:hAnsi="Calibri" w:cs="Calibri"/>
          <w:lang w:val="en"/>
        </w:rPr>
        <w:t xml:space="preserve"> at £</w:t>
      </w:r>
      <w:r w:rsidR="00A824C2">
        <w:rPr>
          <w:rFonts w:ascii="Calibri" w:hAnsi="Calibri" w:cs="Calibri"/>
          <w:lang w:val="en"/>
        </w:rPr>
        <w:t>50,000.</w:t>
      </w:r>
    </w:p>
    <w:p w:rsidR="00F06076" w:rsidRDefault="00F06076"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lang w:val="en"/>
        </w:rPr>
      </w:pPr>
      <w:r>
        <w:rPr>
          <w:rFonts w:ascii="Calibri" w:hAnsi="Calibri" w:cs="Calibri"/>
          <w:lang w:val="en"/>
        </w:rPr>
        <w:t xml:space="preserve">Three </w:t>
      </w:r>
      <w:r w:rsidR="00511F32">
        <w:rPr>
          <w:rFonts w:ascii="Calibri" w:hAnsi="Calibri" w:cs="Calibri"/>
          <w:lang w:val="en"/>
        </w:rPr>
        <w:t xml:space="preserve">senior </w:t>
      </w:r>
      <w:r>
        <w:rPr>
          <w:rFonts w:ascii="Calibri" w:hAnsi="Calibri" w:cs="Calibri"/>
          <w:lang w:val="en"/>
        </w:rPr>
        <w:t>individuals from the bank have been identified as being involved in the release of equity on two properties</w:t>
      </w:r>
      <w:r w:rsidR="00511F32">
        <w:rPr>
          <w:rFonts w:ascii="Calibri" w:hAnsi="Calibri" w:cs="Calibri"/>
          <w:lang w:val="en"/>
        </w:rPr>
        <w:t xml:space="preserve"> in London and Paris</w:t>
      </w:r>
      <w:r>
        <w:rPr>
          <w:rFonts w:ascii="Calibri" w:hAnsi="Calibri" w:cs="Calibri"/>
          <w:lang w:val="en"/>
        </w:rPr>
        <w:t xml:space="preserve">, they are: Anthony </w:t>
      </w:r>
      <w:proofErr w:type="spellStart"/>
      <w:r>
        <w:rPr>
          <w:rFonts w:ascii="Calibri" w:hAnsi="Calibri" w:cs="Calibri"/>
          <w:lang w:val="en"/>
        </w:rPr>
        <w:t>Valgimilgli</w:t>
      </w:r>
      <w:proofErr w:type="spellEnd"/>
      <w:r>
        <w:rPr>
          <w:rFonts w:ascii="Calibri" w:hAnsi="Calibri" w:cs="Calibri"/>
          <w:lang w:val="en"/>
        </w:rPr>
        <w:t xml:space="preserve">, ‘director’ of Barclays Wealth, William Harford, ‘vice-president of Barclays Private Banking’ and Alfred </w:t>
      </w:r>
      <w:proofErr w:type="spellStart"/>
      <w:r>
        <w:rPr>
          <w:rFonts w:ascii="Calibri" w:hAnsi="Calibri" w:cs="Calibri"/>
          <w:lang w:val="en"/>
        </w:rPr>
        <w:t>Shukry</w:t>
      </w:r>
      <w:proofErr w:type="spellEnd"/>
      <w:r>
        <w:rPr>
          <w:rFonts w:ascii="Calibri" w:hAnsi="Calibri" w:cs="Calibri"/>
          <w:lang w:val="en"/>
        </w:rPr>
        <w:t>, ‘</w:t>
      </w:r>
      <w:r>
        <w:rPr>
          <w:rFonts w:ascii="Calibri" w:hAnsi="Calibri" w:cs="Calibri"/>
          <w:highlight w:val="white"/>
          <w:lang w:val="en"/>
        </w:rPr>
        <w:t xml:space="preserve">Middle East </w:t>
      </w:r>
      <w:r w:rsidR="00511F32">
        <w:rPr>
          <w:rFonts w:ascii="Calibri" w:hAnsi="Calibri" w:cs="Calibri"/>
          <w:highlight w:val="white"/>
          <w:lang w:val="en"/>
        </w:rPr>
        <w:t>M</w:t>
      </w:r>
      <w:r>
        <w:rPr>
          <w:rFonts w:ascii="Calibri" w:hAnsi="Calibri" w:cs="Calibri"/>
          <w:highlight w:val="white"/>
          <w:lang w:val="en"/>
        </w:rPr>
        <w:t>anager’</w:t>
      </w:r>
      <w:r>
        <w:rPr>
          <w:rFonts w:ascii="Calibri" w:hAnsi="Calibri" w:cs="Calibri"/>
          <w:lang w:val="en"/>
        </w:rPr>
        <w:t xml:space="preserve">. </w:t>
      </w:r>
    </w:p>
    <w:p w:rsidR="00F06076" w:rsidRDefault="00F06076"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color w:val="FF0000"/>
          <w:lang w:val="en"/>
        </w:rPr>
      </w:pPr>
      <w:r>
        <w:rPr>
          <w:rFonts w:ascii="Calibri" w:hAnsi="Calibri" w:cs="Calibri"/>
          <w:lang w:val="en"/>
        </w:rPr>
        <w:lastRenderedPageBreak/>
        <w:t>Alain France was director of SCI Lamartine at the relevant time. Alain France whilst giving evidence to the French authorities has stated that he</w:t>
      </w:r>
      <w:r>
        <w:rPr>
          <w:rFonts w:ascii="Calibri" w:hAnsi="Calibri" w:cs="Calibri"/>
          <w:i/>
          <w:iCs/>
          <w:highlight w:val="white"/>
          <w:lang w:val="en"/>
        </w:rPr>
        <w:t xml:space="preserve"> “signed the loan application in the presence of Mr. Takieddine and the director of the Barclays”. </w:t>
      </w:r>
      <w:r>
        <w:rPr>
          <w:rFonts w:ascii="Calibri" w:hAnsi="Calibri" w:cs="Calibri"/>
          <w:lang w:val="en"/>
        </w:rPr>
        <w:t>The bank was fully aware that Alain France had no control over the company have stated in their credit report (“the credit report”), dated 18</w:t>
      </w:r>
      <w:r>
        <w:rPr>
          <w:rFonts w:ascii="Calibri" w:hAnsi="Calibri" w:cs="Calibri"/>
          <w:vertAlign w:val="superscript"/>
          <w:lang w:val="en"/>
        </w:rPr>
        <w:t>th</w:t>
      </w:r>
      <w:r>
        <w:rPr>
          <w:rFonts w:ascii="Calibri" w:hAnsi="Calibri" w:cs="Calibri"/>
          <w:lang w:val="en"/>
        </w:rPr>
        <w:t xml:space="preserve"> November 2008, that Alain France held the directorship “</w:t>
      </w:r>
      <w:r>
        <w:rPr>
          <w:rFonts w:ascii="Calibri" w:hAnsi="Calibri" w:cs="Calibri"/>
          <w:i/>
          <w:iCs/>
          <w:lang w:val="en"/>
        </w:rPr>
        <w:t>in a purely professional capacity</w:t>
      </w:r>
      <w:r>
        <w:rPr>
          <w:rFonts w:ascii="Calibri" w:hAnsi="Calibri" w:cs="Calibri"/>
          <w:lang w:val="en"/>
        </w:rPr>
        <w:t xml:space="preserve">”. </w:t>
      </w:r>
    </w:p>
    <w:p w:rsidR="00F06076" w:rsidRDefault="00F06076"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lang w:val="en"/>
        </w:rPr>
      </w:pPr>
      <w:r>
        <w:rPr>
          <w:rFonts w:ascii="Calibri" w:hAnsi="Calibri" w:cs="Calibri"/>
          <w:lang w:val="en"/>
        </w:rPr>
        <w:t xml:space="preserve">The director of WEL was at all material times a high-profile Swiss lawyer called Marc </w:t>
      </w:r>
      <w:proofErr w:type="spellStart"/>
      <w:r>
        <w:rPr>
          <w:rFonts w:ascii="Calibri" w:hAnsi="Calibri" w:cs="Calibri"/>
          <w:lang w:val="en"/>
        </w:rPr>
        <w:t>Bonnant</w:t>
      </w:r>
      <w:proofErr w:type="spellEnd"/>
      <w:r>
        <w:rPr>
          <w:rFonts w:ascii="Calibri" w:hAnsi="Calibri" w:cs="Calibri"/>
          <w:lang w:val="en"/>
        </w:rPr>
        <w:t xml:space="preserve">. It is estimated he is director of at least 170 companies based in Panama. Our client believes Marc </w:t>
      </w:r>
      <w:proofErr w:type="spellStart"/>
      <w:r>
        <w:rPr>
          <w:rFonts w:ascii="Calibri" w:hAnsi="Calibri" w:cs="Calibri"/>
          <w:lang w:val="en"/>
        </w:rPr>
        <w:t>Bonnant</w:t>
      </w:r>
      <w:proofErr w:type="spellEnd"/>
      <w:r>
        <w:rPr>
          <w:rFonts w:ascii="Calibri" w:hAnsi="Calibri" w:cs="Calibri"/>
          <w:lang w:val="en"/>
        </w:rPr>
        <w:t xml:space="preserve"> met with Anthony </w:t>
      </w:r>
      <w:proofErr w:type="spellStart"/>
      <w:r>
        <w:rPr>
          <w:rFonts w:ascii="Calibri" w:hAnsi="Calibri" w:cs="Calibri"/>
          <w:lang w:val="en"/>
        </w:rPr>
        <w:t>Valgimilgli</w:t>
      </w:r>
      <w:proofErr w:type="spellEnd"/>
      <w:r>
        <w:rPr>
          <w:rFonts w:ascii="Calibri" w:hAnsi="Calibri" w:cs="Calibri"/>
          <w:lang w:val="en"/>
        </w:rPr>
        <w:t xml:space="preserve"> on 6</w:t>
      </w:r>
      <w:r>
        <w:rPr>
          <w:rFonts w:ascii="Calibri" w:hAnsi="Calibri" w:cs="Calibri"/>
          <w:vertAlign w:val="superscript"/>
          <w:lang w:val="en"/>
        </w:rPr>
        <w:t>th</w:t>
      </w:r>
      <w:r>
        <w:rPr>
          <w:rFonts w:ascii="Calibri" w:hAnsi="Calibri" w:cs="Calibri"/>
          <w:lang w:val="en"/>
        </w:rPr>
        <w:t xml:space="preserve"> January 2009. (49 – 29) </w:t>
      </w:r>
      <w:r>
        <w:rPr>
          <w:rFonts w:ascii="Calibri" w:hAnsi="Calibri" w:cs="Calibri"/>
          <w:b/>
          <w:bCs/>
          <w:lang w:val="en"/>
        </w:rPr>
        <w:t>Look up email from Harford deed of ownership,</w:t>
      </w:r>
    </w:p>
    <w:p w:rsidR="00F06076" w:rsidRDefault="00F06076">
      <w:pPr>
        <w:keepNext/>
        <w:widowControl w:val="0"/>
        <w:autoSpaceDE w:val="0"/>
        <w:autoSpaceDN w:val="0"/>
        <w:adjustRightInd w:val="0"/>
        <w:spacing w:before="120" w:after="120" w:line="360" w:lineRule="auto"/>
        <w:jc w:val="both"/>
        <w:rPr>
          <w:rFonts w:ascii="Calibri" w:hAnsi="Calibri" w:cs="Calibri"/>
          <w:b/>
          <w:bCs/>
          <w:lang w:val="en"/>
        </w:rPr>
      </w:pPr>
      <w:r>
        <w:rPr>
          <w:rFonts w:ascii="Calibri" w:hAnsi="Calibri" w:cs="Calibri"/>
          <w:b/>
          <w:bCs/>
          <w:lang w:val="en"/>
        </w:rPr>
        <w:t xml:space="preserve">The conspiracy </w:t>
      </w:r>
    </w:p>
    <w:p w:rsidR="00F06076" w:rsidRDefault="00F06076" w:rsidP="00F066D4">
      <w:pPr>
        <w:keepNext/>
        <w:widowControl w:val="0"/>
        <w:numPr>
          <w:ilvl w:val="0"/>
          <w:numId w:val="2"/>
        </w:numPr>
        <w:autoSpaceDE w:val="0"/>
        <w:autoSpaceDN w:val="0"/>
        <w:adjustRightInd w:val="0"/>
        <w:spacing w:before="240" w:after="240" w:line="360" w:lineRule="auto"/>
        <w:ind w:left="720"/>
        <w:jc w:val="both"/>
        <w:rPr>
          <w:rFonts w:ascii="Calibri" w:hAnsi="Calibri" w:cs="Calibri"/>
          <w:lang w:val="en"/>
        </w:rPr>
      </w:pPr>
      <w:r>
        <w:rPr>
          <w:rFonts w:ascii="Calibri" w:hAnsi="Calibri" w:cs="Calibri"/>
          <w:lang w:val="en"/>
        </w:rPr>
        <w:t xml:space="preserve">Beginning in 2006, Ziad Takieddine orchestrated a criminal campaign intended to deny our client her rightful share of the couple’s wealth; he has forged documents, dissipated family assets and transferred the proceeds to Lebanon and to other offshore locations. </w:t>
      </w:r>
    </w:p>
    <w:p w:rsidR="00F06076" w:rsidRDefault="00F06076" w:rsidP="00F066D4">
      <w:pPr>
        <w:keepNext/>
        <w:widowControl w:val="0"/>
        <w:numPr>
          <w:ilvl w:val="0"/>
          <w:numId w:val="2"/>
        </w:numPr>
        <w:autoSpaceDE w:val="0"/>
        <w:autoSpaceDN w:val="0"/>
        <w:adjustRightInd w:val="0"/>
        <w:spacing w:before="240" w:after="240" w:line="360" w:lineRule="auto"/>
        <w:ind w:left="720"/>
        <w:jc w:val="both"/>
        <w:rPr>
          <w:rFonts w:ascii="Calibri" w:hAnsi="Calibri" w:cs="Calibri"/>
          <w:lang w:val="en"/>
        </w:rPr>
      </w:pPr>
      <w:r>
        <w:rPr>
          <w:rFonts w:ascii="Calibri" w:hAnsi="Calibri" w:cs="Calibri"/>
          <w:lang w:val="en"/>
        </w:rPr>
        <w:t xml:space="preserve">In and around 2009, the bank, through the various senior members described previously, conspired with Ziad Takieddine to injure Nicola Johnson out of her interest in the London property and the French property (“the properties”). The bank provided an equity release of £12 million to Ziad Takieddine so that he could dissipate assets away from Nicola and various creditors, which include the French state. The bank transferred the net proceeds of the equity release to </w:t>
      </w:r>
      <w:proofErr w:type="spellStart"/>
      <w:r>
        <w:rPr>
          <w:rFonts w:ascii="Calibri" w:hAnsi="Calibri" w:cs="Calibri"/>
          <w:lang w:val="en"/>
        </w:rPr>
        <w:t>Mr</w:t>
      </w:r>
      <w:proofErr w:type="spellEnd"/>
      <w:r>
        <w:rPr>
          <w:rFonts w:ascii="Calibri" w:hAnsi="Calibri" w:cs="Calibri"/>
          <w:lang w:val="en"/>
        </w:rPr>
        <w:t xml:space="preserve"> Takieddine’s bank accounts in Lebanon and other remote offshore locations; </w:t>
      </w:r>
      <w:r>
        <w:rPr>
          <w:rFonts w:ascii="Calibri" w:hAnsi="Calibri" w:cs="Calibri"/>
          <w:color w:val="000000"/>
          <w:highlight w:val="white"/>
          <w:lang w:val="en"/>
        </w:rPr>
        <w:t>€</w:t>
      </w:r>
      <w:r>
        <w:rPr>
          <w:rFonts w:ascii="Calibri" w:hAnsi="Calibri" w:cs="Calibri"/>
          <w:lang w:val="en"/>
        </w:rPr>
        <w:t xml:space="preserve">3.155 million went to Spectrum Aerospace, </w:t>
      </w:r>
      <w:r>
        <w:rPr>
          <w:rFonts w:ascii="Calibri" w:hAnsi="Calibri" w:cs="Calibri"/>
          <w:color w:val="000000"/>
          <w:highlight w:val="white"/>
          <w:lang w:val="en"/>
        </w:rPr>
        <w:t>€</w:t>
      </w:r>
      <w:r>
        <w:rPr>
          <w:rFonts w:ascii="Calibri" w:hAnsi="Calibri" w:cs="Calibri"/>
          <w:lang w:val="en"/>
        </w:rPr>
        <w:t xml:space="preserve">1.32 went to WEL and </w:t>
      </w:r>
      <w:r>
        <w:rPr>
          <w:rFonts w:ascii="Calibri" w:hAnsi="Calibri" w:cs="Calibri"/>
          <w:color w:val="000000"/>
          <w:highlight w:val="white"/>
          <w:lang w:val="en"/>
        </w:rPr>
        <w:t>€</w:t>
      </w:r>
      <w:r>
        <w:rPr>
          <w:rFonts w:ascii="Calibri" w:hAnsi="Calibri" w:cs="Calibri"/>
          <w:lang w:val="en"/>
        </w:rPr>
        <w:t xml:space="preserve">1.2 million to </w:t>
      </w:r>
      <w:proofErr w:type="spellStart"/>
      <w:r>
        <w:rPr>
          <w:rFonts w:ascii="Calibri" w:hAnsi="Calibri" w:cs="Calibri"/>
          <w:lang w:val="en"/>
        </w:rPr>
        <w:t>Alverston</w:t>
      </w:r>
      <w:proofErr w:type="spellEnd"/>
      <w:r>
        <w:rPr>
          <w:rFonts w:ascii="Calibri" w:hAnsi="Calibri" w:cs="Calibri"/>
          <w:lang w:val="en"/>
        </w:rPr>
        <w:t xml:space="preserve"> International in Lebanon.</w:t>
      </w:r>
    </w:p>
    <w:p w:rsidR="00F06076" w:rsidRDefault="00F06076"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lang w:val="en"/>
        </w:rPr>
      </w:pPr>
      <w:r>
        <w:rPr>
          <w:rFonts w:ascii="Calibri" w:hAnsi="Calibri" w:cs="Calibri"/>
          <w:lang w:val="en"/>
        </w:rPr>
        <w:t xml:space="preserve">Both William Harford and Alfred </w:t>
      </w:r>
      <w:proofErr w:type="spellStart"/>
      <w:r>
        <w:rPr>
          <w:rFonts w:ascii="Calibri" w:hAnsi="Calibri" w:cs="Calibri"/>
          <w:lang w:val="en"/>
        </w:rPr>
        <w:t>Shukry</w:t>
      </w:r>
      <w:proofErr w:type="spellEnd"/>
      <w:r>
        <w:rPr>
          <w:rFonts w:ascii="Calibri" w:hAnsi="Calibri" w:cs="Calibri"/>
          <w:lang w:val="en"/>
        </w:rPr>
        <w:t xml:space="preserve"> met with Ziad Takieddine prior to the equity release. William Harford and Ziad Takieddine met on the 18</w:t>
      </w:r>
      <w:r>
        <w:rPr>
          <w:rFonts w:ascii="Calibri" w:hAnsi="Calibri" w:cs="Calibri"/>
          <w:vertAlign w:val="superscript"/>
          <w:lang w:val="en"/>
        </w:rPr>
        <w:t>th</w:t>
      </w:r>
      <w:r>
        <w:rPr>
          <w:rFonts w:ascii="Calibri" w:hAnsi="Calibri" w:cs="Calibri"/>
          <w:lang w:val="en"/>
        </w:rPr>
        <w:t xml:space="preserve"> November 20</w:t>
      </w:r>
      <w:r w:rsidR="00511F32">
        <w:rPr>
          <w:rFonts w:ascii="Calibri" w:hAnsi="Calibri" w:cs="Calibri"/>
          <w:lang w:val="en"/>
        </w:rPr>
        <w:t>0</w:t>
      </w:r>
      <w:r>
        <w:rPr>
          <w:rFonts w:ascii="Calibri" w:hAnsi="Calibri" w:cs="Calibri"/>
          <w:lang w:val="en"/>
        </w:rPr>
        <w:t xml:space="preserve">8 in Paris, and our client believes they met on several occasions in early 2009 with Alain France, director of SCI Lamartine, to sign the loan agreement and documents transferring funds to the various offshore locations. The French police have confirmed to our client that William Harford was sacked from the bank </w:t>
      </w:r>
      <w:r w:rsidR="00511F32">
        <w:rPr>
          <w:rFonts w:ascii="Calibri" w:hAnsi="Calibri" w:cs="Calibri"/>
          <w:lang w:val="en"/>
        </w:rPr>
        <w:t xml:space="preserve">as a result of </w:t>
      </w:r>
      <w:r>
        <w:rPr>
          <w:rFonts w:ascii="Calibri" w:hAnsi="Calibri" w:cs="Calibri"/>
          <w:lang w:val="en"/>
        </w:rPr>
        <w:t xml:space="preserve">his dealings with Ziad Takieddine. </w:t>
      </w:r>
    </w:p>
    <w:p w:rsidR="00F06076" w:rsidRDefault="00F06076" w:rsidP="00F066D4">
      <w:pPr>
        <w:keepNext/>
        <w:widowControl w:val="0"/>
        <w:numPr>
          <w:ilvl w:val="0"/>
          <w:numId w:val="2"/>
        </w:numPr>
        <w:autoSpaceDE w:val="0"/>
        <w:autoSpaceDN w:val="0"/>
        <w:adjustRightInd w:val="0"/>
        <w:spacing w:before="240" w:after="240" w:line="360" w:lineRule="auto"/>
        <w:ind w:left="720"/>
        <w:jc w:val="both"/>
        <w:rPr>
          <w:rFonts w:ascii="Calibri" w:hAnsi="Calibri" w:cs="Calibri"/>
          <w:lang w:val="en"/>
        </w:rPr>
      </w:pPr>
      <w:r>
        <w:rPr>
          <w:rFonts w:ascii="Calibri" w:hAnsi="Calibri" w:cs="Calibri"/>
          <w:lang w:val="en"/>
        </w:rPr>
        <w:lastRenderedPageBreak/>
        <w:t xml:space="preserve">The equity release was achieved by way of two secured charges; one in London (“the London Charge”) and one in Paris (“the Paris Charge”). The London Charge secured a loan made by the Bank to Warwick Estates Limited of £6m. The Paris Charge, processed through Barclays Monaco, provided an additional €6m loan by the Bank to SCI Lamartine secured by a charge over the Paris Property. Despite the equity release being made in two loans, it was really one payment; the London loan and £1.2 million of the Paris loan was used to pay off a previous charge by Standard Bank of £6 million on the London property. </w:t>
      </w:r>
    </w:p>
    <w:p w:rsidR="00F06076" w:rsidRDefault="00F06076" w:rsidP="00F066D4">
      <w:pPr>
        <w:keepNext/>
        <w:widowControl w:val="0"/>
        <w:numPr>
          <w:ilvl w:val="0"/>
          <w:numId w:val="2"/>
        </w:numPr>
        <w:autoSpaceDE w:val="0"/>
        <w:autoSpaceDN w:val="0"/>
        <w:adjustRightInd w:val="0"/>
        <w:spacing w:before="240" w:after="240" w:line="360" w:lineRule="auto"/>
        <w:ind w:left="720"/>
        <w:jc w:val="both"/>
        <w:rPr>
          <w:rFonts w:ascii="Calibri" w:hAnsi="Calibri" w:cs="Calibri"/>
          <w:lang w:val="en"/>
        </w:rPr>
      </w:pPr>
      <w:r>
        <w:rPr>
          <w:rFonts w:ascii="Calibri" w:hAnsi="Calibri" w:cs="Calibri"/>
          <w:lang w:val="en"/>
        </w:rPr>
        <w:t>At all material times the bank knew they were dealing with Ziad Takieddine. They knew that WEL and Lamartine were structured by Ziad Takieddine through screen companies in offshore locations to hide his wealth and to avoid paying tax in France. This is evidenced in the credit report, where the bank state, “</w:t>
      </w:r>
      <w:r>
        <w:rPr>
          <w:rFonts w:ascii="Calibri" w:hAnsi="Calibri" w:cs="Calibri"/>
          <w:i/>
          <w:iCs/>
          <w:lang w:val="en"/>
        </w:rPr>
        <w:t>as is to be expected of a client of Ziad’s nature, his assets are owned by way of offshore SPV structures, although he, and not a Trust, is the direct beneficial owner of all of them</w:t>
      </w:r>
      <w:r>
        <w:rPr>
          <w:rFonts w:ascii="Calibri" w:hAnsi="Calibri" w:cs="Calibri"/>
          <w:lang w:val="en"/>
        </w:rPr>
        <w:t>”.</w:t>
      </w:r>
    </w:p>
    <w:p w:rsidR="00F06076" w:rsidRDefault="00F06076"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lang w:val="en"/>
        </w:rPr>
      </w:pPr>
      <w:r>
        <w:rPr>
          <w:rFonts w:ascii="Calibri" w:hAnsi="Calibri" w:cs="Calibri"/>
          <w:lang w:val="en"/>
        </w:rPr>
        <w:t xml:space="preserve">It was clear that the bank was aware that Ziad Takieddine had been and was attempting to hide his assets. The corporate structure which the bank details in the credit report had allowed Ziad Takieddine to profit from the proceeds of tax evasion. Under Section 330 POCA 2002, the bank has a duty to disclose information if they know or suspected, or have reasonable grounds for knowing or suspecting, that Ziad Takieddine was engaging in money laundering. The bank clearly knew or had reasonable grounds for knowing Ziad Takieddine was engaging in money laundering. </w:t>
      </w:r>
    </w:p>
    <w:p w:rsidR="00F06076" w:rsidRDefault="00F06076"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b/>
          <w:bCs/>
          <w:highlight w:val="white"/>
          <w:lang w:val="en"/>
        </w:rPr>
      </w:pPr>
      <w:r>
        <w:rPr>
          <w:rFonts w:ascii="Calibri" w:hAnsi="Calibri" w:cs="Calibri"/>
          <w:lang w:val="en"/>
        </w:rPr>
        <w:t xml:space="preserve">The bank knew that Ziad Takieddine was married to our client and that they were married under the French Matrimonial Regime of community of property, whereby all assets acquired by the couple during the marriage are jointly owned by them in indivisible shares. It was public knowledge that Ziad Takieddine was engaged in high-value divorce proceedings and the bank knew that Nicola was in actual occupation of both properties. Despite this, the bank secured the charges without Nicola Johnson’s knowledge or consent. This </w:t>
      </w:r>
      <w:r>
        <w:rPr>
          <w:rFonts w:ascii="Calibri" w:hAnsi="Calibri" w:cs="Calibri"/>
          <w:highlight w:val="white"/>
          <w:lang w:val="en"/>
        </w:rPr>
        <w:t>breaches the French Matrimonial Regime Nicola and ZT were married under.</w:t>
      </w:r>
      <w:r>
        <w:rPr>
          <w:rFonts w:ascii="Calibri" w:hAnsi="Calibri" w:cs="Calibri"/>
          <w:lang w:val="en"/>
        </w:rPr>
        <w:t xml:space="preserve"> This is “sufficiently reprehensible” </w:t>
      </w:r>
      <w:proofErr w:type="spellStart"/>
      <w:r>
        <w:rPr>
          <w:rFonts w:ascii="Calibri" w:hAnsi="Calibri" w:cs="Calibri"/>
          <w:lang w:val="en"/>
        </w:rPr>
        <w:t>behaviour</w:t>
      </w:r>
      <w:proofErr w:type="spellEnd"/>
      <w:r>
        <w:rPr>
          <w:rFonts w:ascii="Calibri" w:hAnsi="Calibri" w:cs="Calibri"/>
          <w:lang w:val="en"/>
        </w:rPr>
        <w:t xml:space="preserve">” to amount to unlawful means. It also amounts to a conspiracy to defraud our client. </w:t>
      </w:r>
      <w:r>
        <w:rPr>
          <w:rFonts w:ascii="Calibri" w:hAnsi="Calibri" w:cs="Calibri"/>
          <w:highlight w:val="white"/>
          <w:lang w:val="en"/>
        </w:rPr>
        <w:t xml:space="preserve">The Bank agreed with Ziad Takieddine by dishonesty to deprive our client of her interest in the </w:t>
      </w:r>
      <w:r>
        <w:rPr>
          <w:rFonts w:ascii="Calibri" w:hAnsi="Calibri" w:cs="Calibri"/>
          <w:highlight w:val="white"/>
          <w:lang w:val="en"/>
        </w:rPr>
        <w:lastRenderedPageBreak/>
        <w:t xml:space="preserve">properties. </w:t>
      </w:r>
    </w:p>
    <w:p w:rsidR="00F06076" w:rsidRDefault="00F06076" w:rsidP="00F066D4">
      <w:pPr>
        <w:keepNext/>
        <w:widowControl w:val="0"/>
        <w:numPr>
          <w:ilvl w:val="0"/>
          <w:numId w:val="2"/>
        </w:numPr>
        <w:autoSpaceDE w:val="0"/>
        <w:autoSpaceDN w:val="0"/>
        <w:adjustRightInd w:val="0"/>
        <w:spacing w:before="240" w:after="240" w:line="360" w:lineRule="auto"/>
        <w:ind w:left="720"/>
        <w:jc w:val="both"/>
        <w:rPr>
          <w:rFonts w:ascii="Calibri" w:hAnsi="Calibri" w:cs="Calibri"/>
          <w:lang w:val="en"/>
        </w:rPr>
      </w:pPr>
      <w:r>
        <w:rPr>
          <w:rFonts w:ascii="Calibri" w:hAnsi="Calibri" w:cs="Calibri"/>
          <w:lang w:val="en"/>
        </w:rPr>
        <w:t xml:space="preserve">When the loans were issued Ziad was under investigation in France for tax fraud and for political corruption offences, offences for which he has been charged and for which he currently faces trial. The charges include but are not limited to: </w:t>
      </w:r>
      <w:r>
        <w:rPr>
          <w:rFonts w:ascii="Arial" w:hAnsi="Arial" w:cs="Arial"/>
          <w:i/>
          <w:iCs/>
          <w:sz w:val="19"/>
          <w:szCs w:val="19"/>
          <w:lang w:val="en"/>
        </w:rPr>
        <w:t>"</w:t>
      </w:r>
      <w:proofErr w:type="spellStart"/>
      <w:r>
        <w:rPr>
          <w:rFonts w:ascii="Arial" w:hAnsi="Arial" w:cs="Arial"/>
          <w:i/>
          <w:iCs/>
          <w:sz w:val="19"/>
          <w:szCs w:val="19"/>
          <w:lang w:val="en"/>
        </w:rPr>
        <w:t>Organisation</w:t>
      </w:r>
      <w:proofErr w:type="spellEnd"/>
      <w:r>
        <w:rPr>
          <w:rFonts w:ascii="Arial" w:hAnsi="Arial" w:cs="Arial"/>
          <w:i/>
          <w:iCs/>
          <w:sz w:val="19"/>
          <w:szCs w:val="19"/>
          <w:lang w:val="en"/>
        </w:rPr>
        <w:t xml:space="preserve"> </w:t>
      </w:r>
      <w:proofErr w:type="spellStart"/>
      <w:r>
        <w:rPr>
          <w:rFonts w:ascii="Arial" w:hAnsi="Arial" w:cs="Arial"/>
          <w:i/>
          <w:iCs/>
          <w:sz w:val="19"/>
          <w:szCs w:val="19"/>
          <w:lang w:val="en"/>
        </w:rPr>
        <w:t>Frauduleuse</w:t>
      </w:r>
      <w:proofErr w:type="spellEnd"/>
      <w:r>
        <w:rPr>
          <w:rFonts w:ascii="Arial" w:hAnsi="Arial" w:cs="Arial"/>
          <w:i/>
          <w:iCs/>
          <w:sz w:val="19"/>
          <w:szCs w:val="19"/>
          <w:lang w:val="en"/>
        </w:rPr>
        <w:t xml:space="preserve"> de </w:t>
      </w:r>
      <w:proofErr w:type="spellStart"/>
      <w:r>
        <w:rPr>
          <w:rFonts w:ascii="Arial" w:hAnsi="Arial" w:cs="Arial"/>
          <w:i/>
          <w:iCs/>
          <w:sz w:val="19"/>
          <w:szCs w:val="19"/>
          <w:lang w:val="en"/>
        </w:rPr>
        <w:t>l'insolvabilite</w:t>
      </w:r>
      <w:proofErr w:type="spellEnd"/>
      <w:r>
        <w:rPr>
          <w:rFonts w:ascii="Arial" w:hAnsi="Arial" w:cs="Arial"/>
          <w:i/>
          <w:iCs/>
          <w:sz w:val="19"/>
          <w:szCs w:val="19"/>
          <w:lang w:val="en"/>
        </w:rPr>
        <w:t xml:space="preserve">" </w:t>
      </w:r>
      <w:r>
        <w:rPr>
          <w:rFonts w:ascii="Arial" w:hAnsi="Arial" w:cs="Arial"/>
          <w:sz w:val="19"/>
          <w:szCs w:val="19"/>
          <w:lang w:val="en"/>
        </w:rPr>
        <w:t>(“OFI”</w:t>
      </w:r>
      <w:r>
        <w:rPr>
          <w:rFonts w:ascii="Arial" w:hAnsi="Arial" w:cs="Arial"/>
          <w:b/>
          <w:bCs/>
          <w:sz w:val="19"/>
          <w:szCs w:val="19"/>
          <w:lang w:val="en"/>
        </w:rPr>
        <w:t xml:space="preserve">, </w:t>
      </w:r>
      <w:r>
        <w:rPr>
          <w:rFonts w:ascii="Arial" w:hAnsi="Arial" w:cs="Arial"/>
          <w:sz w:val="19"/>
          <w:szCs w:val="19"/>
          <w:lang w:val="en"/>
        </w:rPr>
        <w:t>roughly translated as ‘</w:t>
      </w:r>
      <w:r>
        <w:rPr>
          <w:rFonts w:ascii="Calibri" w:hAnsi="Calibri" w:cs="Calibri"/>
          <w:lang w:val="en"/>
        </w:rPr>
        <w:t xml:space="preserve">fraudulent </w:t>
      </w:r>
      <w:proofErr w:type="spellStart"/>
      <w:r>
        <w:rPr>
          <w:rFonts w:ascii="Calibri" w:hAnsi="Calibri" w:cs="Calibri"/>
          <w:lang w:val="en"/>
        </w:rPr>
        <w:t>organisation</w:t>
      </w:r>
      <w:proofErr w:type="spellEnd"/>
      <w:r>
        <w:rPr>
          <w:rFonts w:ascii="Calibri" w:hAnsi="Calibri" w:cs="Calibri"/>
          <w:lang w:val="en"/>
        </w:rPr>
        <w:t xml:space="preserve"> of insolvency’), tax avoidance, and ‘aggravated’ money laundering. The bank has been named in these proceedings and proceedings initiated by </w:t>
      </w:r>
      <w:proofErr w:type="spellStart"/>
      <w:r>
        <w:rPr>
          <w:rFonts w:ascii="Calibri" w:hAnsi="Calibri" w:cs="Calibri"/>
          <w:lang w:val="en"/>
        </w:rPr>
        <w:t>Tracfin</w:t>
      </w:r>
      <w:proofErr w:type="spellEnd"/>
      <w:r>
        <w:rPr>
          <w:rFonts w:ascii="Calibri" w:hAnsi="Calibri" w:cs="Calibri"/>
          <w:lang w:val="en"/>
        </w:rPr>
        <w:t xml:space="preserve"> (French Ministry of Finances). Renaud van </w:t>
      </w:r>
      <w:proofErr w:type="spellStart"/>
      <w:r>
        <w:rPr>
          <w:rFonts w:ascii="Calibri" w:hAnsi="Calibri" w:cs="Calibri"/>
          <w:lang w:val="en"/>
        </w:rPr>
        <w:t>Ruymbeke</w:t>
      </w:r>
      <w:proofErr w:type="spellEnd"/>
      <w:r>
        <w:rPr>
          <w:rFonts w:ascii="Calibri" w:hAnsi="Calibri" w:cs="Calibri"/>
          <w:lang w:val="en"/>
        </w:rPr>
        <w:t xml:space="preserve">, a French investigative magistrate, has called the bank’s equity release a series of “de </w:t>
      </w:r>
      <w:proofErr w:type="spellStart"/>
      <w:r>
        <w:rPr>
          <w:rFonts w:ascii="Calibri" w:hAnsi="Calibri" w:cs="Calibri"/>
          <w:lang w:val="en"/>
        </w:rPr>
        <w:t>manoeuvres</w:t>
      </w:r>
      <w:proofErr w:type="spellEnd"/>
      <w:r>
        <w:rPr>
          <w:rFonts w:ascii="Calibri" w:hAnsi="Calibri" w:cs="Calibri"/>
          <w:lang w:val="en"/>
        </w:rPr>
        <w:t xml:space="preserve"> </w:t>
      </w:r>
      <w:proofErr w:type="spellStart"/>
      <w:r>
        <w:rPr>
          <w:rFonts w:ascii="Calibri" w:hAnsi="Calibri" w:cs="Calibri"/>
          <w:lang w:val="en"/>
        </w:rPr>
        <w:t>frauduleuses</w:t>
      </w:r>
      <w:proofErr w:type="spellEnd"/>
      <w:r>
        <w:rPr>
          <w:rFonts w:ascii="Calibri" w:hAnsi="Calibri" w:cs="Calibri"/>
          <w:lang w:val="en"/>
        </w:rPr>
        <w:t xml:space="preserve"> pour masque son </w:t>
      </w:r>
      <w:proofErr w:type="spellStart"/>
      <w:r>
        <w:rPr>
          <w:rFonts w:ascii="Calibri" w:hAnsi="Calibri" w:cs="Calibri"/>
          <w:lang w:val="en"/>
        </w:rPr>
        <w:t>patrimone</w:t>
      </w:r>
      <w:proofErr w:type="spellEnd"/>
      <w:r>
        <w:rPr>
          <w:rFonts w:ascii="Calibri" w:hAnsi="Calibri" w:cs="Calibri"/>
          <w:lang w:val="en"/>
        </w:rPr>
        <w:t xml:space="preserve">” (fraudulent </w:t>
      </w:r>
      <w:proofErr w:type="spellStart"/>
      <w:r>
        <w:rPr>
          <w:rFonts w:ascii="Calibri" w:hAnsi="Calibri" w:cs="Calibri"/>
          <w:lang w:val="en"/>
        </w:rPr>
        <w:t>manoeuvres</w:t>
      </w:r>
      <w:proofErr w:type="spellEnd"/>
      <w:r>
        <w:rPr>
          <w:rFonts w:ascii="Calibri" w:hAnsi="Calibri" w:cs="Calibri"/>
          <w:lang w:val="en"/>
        </w:rPr>
        <w:t xml:space="preserve"> to hide his [Ziad Takieddine] heritage). </w:t>
      </w:r>
    </w:p>
    <w:p w:rsidR="00F06076" w:rsidRDefault="00F06076"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lang w:val="en"/>
        </w:rPr>
      </w:pPr>
      <w:r>
        <w:rPr>
          <w:rFonts w:ascii="Calibri" w:hAnsi="Calibri" w:cs="Calibri"/>
          <w:lang w:val="en"/>
        </w:rPr>
        <w:t>The bank knew that Ziad Takieddine was engaging in tax evasion as evidenced by the following statement from the credit report:</w:t>
      </w:r>
    </w:p>
    <w:p w:rsidR="00F06076" w:rsidRDefault="00F06076">
      <w:pPr>
        <w:keepNext/>
        <w:widowControl w:val="0"/>
        <w:autoSpaceDE w:val="0"/>
        <w:autoSpaceDN w:val="0"/>
        <w:adjustRightInd w:val="0"/>
        <w:spacing w:before="120" w:after="120" w:line="360" w:lineRule="auto"/>
        <w:ind w:left="1440"/>
        <w:jc w:val="both"/>
        <w:rPr>
          <w:rFonts w:ascii="Calibri" w:hAnsi="Calibri" w:cs="Calibri"/>
          <w:lang w:val="en"/>
        </w:rPr>
      </w:pPr>
      <w:r>
        <w:rPr>
          <w:rFonts w:ascii="Calibri" w:hAnsi="Calibri" w:cs="Calibri"/>
          <w:i/>
          <w:iCs/>
          <w:lang w:val="en"/>
        </w:rPr>
        <w:t>“It is probable the client has cash/investment assets further to the declared position, but he is reluctant to declare his full cash balances with 3</w:t>
      </w:r>
      <w:r>
        <w:rPr>
          <w:rFonts w:ascii="Calibri" w:hAnsi="Calibri" w:cs="Calibri"/>
          <w:i/>
          <w:iCs/>
          <w:vertAlign w:val="superscript"/>
          <w:lang w:val="en"/>
        </w:rPr>
        <w:t>rd</w:t>
      </w:r>
      <w:r>
        <w:rPr>
          <w:rFonts w:ascii="Calibri" w:hAnsi="Calibri" w:cs="Calibri"/>
          <w:i/>
          <w:iCs/>
          <w:lang w:val="en"/>
        </w:rPr>
        <w:t xml:space="preserve"> parties at this stage in the relationship.  His French residency, and associated tax regime, means he is cautious when discussing taxable income and assets.”</w:t>
      </w:r>
    </w:p>
    <w:p w:rsidR="00F06076" w:rsidRDefault="00F06076"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lang w:val="en"/>
        </w:rPr>
      </w:pPr>
      <w:r>
        <w:rPr>
          <w:rFonts w:ascii="Calibri" w:hAnsi="Calibri" w:cs="Calibri"/>
          <w:lang w:val="en"/>
        </w:rPr>
        <w:t xml:space="preserve">The bank was fully aware that France had a wealth tax and that the equity release would assist Ziad Takieddine evade it. The “legal and tax implications” were explicitly acknowledged by the bank in the credit report. The bank’s conduct is an offence under s71 of the Criminal Justice Act 1993, whereby the bank assisted Ziad Takieddine commit a serious offence (OFI) related to tax in another member state. </w:t>
      </w:r>
    </w:p>
    <w:p w:rsidR="00F06076" w:rsidRDefault="00F06076"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lang w:val="en"/>
        </w:rPr>
      </w:pPr>
      <w:r>
        <w:rPr>
          <w:rFonts w:ascii="Calibri" w:hAnsi="Calibri" w:cs="Calibri"/>
          <w:lang w:val="en"/>
        </w:rPr>
        <w:t>If the bank’s conduct were triable in England it would amount to the criminal offences of Cheating the Revenue and they are therefore liable under</w:t>
      </w:r>
      <w:r>
        <w:rPr>
          <w:rFonts w:ascii="Calibri" w:hAnsi="Calibri" w:cs="Calibri"/>
          <w:b/>
          <w:bCs/>
          <w:lang w:val="en"/>
        </w:rPr>
        <w:t xml:space="preserve"> </w:t>
      </w:r>
      <w:r>
        <w:rPr>
          <w:rFonts w:ascii="Calibri" w:hAnsi="Calibri" w:cs="Calibri"/>
          <w:lang w:val="en"/>
        </w:rPr>
        <w:t>1(1), per Section 1A of the Criminal Law Act 1977.</w:t>
      </w:r>
    </w:p>
    <w:p w:rsidR="00F06076" w:rsidRDefault="00F06076" w:rsidP="00F066D4">
      <w:pPr>
        <w:keepNext/>
        <w:widowControl w:val="0"/>
        <w:numPr>
          <w:ilvl w:val="0"/>
          <w:numId w:val="2"/>
        </w:numPr>
        <w:autoSpaceDE w:val="0"/>
        <w:autoSpaceDN w:val="0"/>
        <w:adjustRightInd w:val="0"/>
        <w:spacing w:before="240" w:after="240" w:line="360" w:lineRule="auto"/>
        <w:ind w:left="720"/>
        <w:jc w:val="both"/>
        <w:rPr>
          <w:rFonts w:ascii="Calibri" w:hAnsi="Calibri" w:cs="Calibri"/>
          <w:lang w:val="en"/>
        </w:rPr>
      </w:pPr>
      <w:r>
        <w:rPr>
          <w:rFonts w:ascii="Calibri" w:hAnsi="Calibri" w:cs="Calibri"/>
          <w:lang w:val="en"/>
        </w:rPr>
        <w:t>The bank facilitated the equity release with a predominant desire for fees (in excess of 430k overall) and to procure business in Gaddafi’s Libya. This is evidenced in the credit report which states, “</w:t>
      </w:r>
      <w:r>
        <w:rPr>
          <w:rFonts w:ascii="Calibri" w:hAnsi="Calibri" w:cs="Calibri"/>
          <w:i/>
          <w:iCs/>
          <w:lang w:val="en"/>
        </w:rPr>
        <w:t>his contacts and influence in Libya are significant, and we are actively pursuing business in that country</w:t>
      </w:r>
      <w:r>
        <w:rPr>
          <w:rFonts w:ascii="Calibri" w:hAnsi="Calibri" w:cs="Calibri"/>
          <w:lang w:val="en"/>
        </w:rPr>
        <w:t xml:space="preserve">.” Ziad Takieddine has now admitted in the media and to French </w:t>
      </w:r>
      <w:r>
        <w:rPr>
          <w:rFonts w:ascii="Calibri" w:hAnsi="Calibri" w:cs="Calibri"/>
          <w:lang w:val="en"/>
        </w:rPr>
        <w:lastRenderedPageBreak/>
        <w:t xml:space="preserve">prosecutors that he carried millions of euros of Colonel Gaddafi’s cash from Libya to provide illegal financing for Nicolas Sarkozy’s successful 2007 presidential campaign.  </w:t>
      </w:r>
    </w:p>
    <w:p w:rsidR="00F06076" w:rsidRDefault="00F06076" w:rsidP="00F066D4">
      <w:pPr>
        <w:keepNext/>
        <w:widowControl w:val="0"/>
        <w:numPr>
          <w:ilvl w:val="0"/>
          <w:numId w:val="2"/>
        </w:numPr>
        <w:autoSpaceDE w:val="0"/>
        <w:autoSpaceDN w:val="0"/>
        <w:adjustRightInd w:val="0"/>
        <w:spacing w:before="240" w:after="240" w:line="360" w:lineRule="auto"/>
        <w:ind w:left="720"/>
        <w:jc w:val="both"/>
        <w:rPr>
          <w:rFonts w:ascii="Calibri" w:hAnsi="Calibri" w:cs="Calibri"/>
          <w:lang w:val="en"/>
        </w:rPr>
      </w:pPr>
      <w:r>
        <w:rPr>
          <w:rFonts w:ascii="Calibri" w:hAnsi="Calibri" w:cs="Calibri"/>
          <w:lang w:val="en"/>
        </w:rPr>
        <w:t xml:space="preserve">Prior to the issuance of the loans, the press coverage of Ziad Takieddine was entirely negative.  He was widely suspected of corruption, tax evasion, fiscal fraud and of laundering illegal reverse commissions (retro-commissions) on behalf of Sarkozy. Press reports included weekly news magazines such as </w:t>
      </w:r>
      <w:proofErr w:type="spellStart"/>
      <w:r>
        <w:rPr>
          <w:rFonts w:ascii="Calibri" w:hAnsi="Calibri" w:cs="Calibri"/>
          <w:lang w:val="en"/>
        </w:rPr>
        <w:t>L’Express</w:t>
      </w:r>
      <w:proofErr w:type="spellEnd"/>
      <w:r>
        <w:rPr>
          <w:rFonts w:ascii="Calibri" w:hAnsi="Calibri" w:cs="Calibri"/>
          <w:lang w:val="en"/>
        </w:rPr>
        <w:t xml:space="preserve">, Le Point and Le </w:t>
      </w:r>
      <w:proofErr w:type="spellStart"/>
      <w:r>
        <w:rPr>
          <w:rFonts w:ascii="Calibri" w:hAnsi="Calibri" w:cs="Calibri"/>
          <w:lang w:val="en"/>
        </w:rPr>
        <w:t>Nouvel</w:t>
      </w:r>
      <w:proofErr w:type="spellEnd"/>
      <w:r>
        <w:rPr>
          <w:rFonts w:ascii="Calibri" w:hAnsi="Calibri" w:cs="Calibri"/>
          <w:lang w:val="en"/>
        </w:rPr>
        <w:t xml:space="preserve"> </w:t>
      </w:r>
      <w:proofErr w:type="spellStart"/>
      <w:r>
        <w:rPr>
          <w:rFonts w:ascii="Calibri" w:hAnsi="Calibri" w:cs="Calibri"/>
          <w:lang w:val="en"/>
        </w:rPr>
        <w:t>Observateur</w:t>
      </w:r>
      <w:proofErr w:type="spellEnd"/>
      <w:r>
        <w:rPr>
          <w:rFonts w:ascii="Calibri" w:hAnsi="Calibri" w:cs="Calibri"/>
          <w:lang w:val="en"/>
        </w:rPr>
        <w:t xml:space="preserve"> as well as the satirical journal </w:t>
      </w:r>
      <w:proofErr w:type="spellStart"/>
      <w:r>
        <w:rPr>
          <w:rFonts w:ascii="Calibri" w:hAnsi="Calibri" w:cs="Calibri"/>
          <w:lang w:val="en"/>
        </w:rPr>
        <w:t>Bakchich</w:t>
      </w:r>
      <w:proofErr w:type="spellEnd"/>
      <w:r>
        <w:rPr>
          <w:rFonts w:ascii="Calibri" w:hAnsi="Calibri" w:cs="Calibri"/>
          <w:lang w:val="en"/>
        </w:rPr>
        <w:t>. Undeterred by this, the bank state in the credit report, “</w:t>
      </w:r>
      <w:r>
        <w:rPr>
          <w:rFonts w:ascii="Calibri" w:hAnsi="Calibri" w:cs="Calibri"/>
          <w:i/>
          <w:iCs/>
          <w:lang w:val="en"/>
        </w:rPr>
        <w:t>His connections and business interests have been confirmed by both 3</w:t>
      </w:r>
      <w:r>
        <w:rPr>
          <w:rFonts w:ascii="Calibri" w:hAnsi="Calibri" w:cs="Calibri"/>
          <w:i/>
          <w:iCs/>
          <w:vertAlign w:val="superscript"/>
          <w:lang w:val="en"/>
        </w:rPr>
        <w:t>rd</w:t>
      </w:r>
      <w:r>
        <w:rPr>
          <w:rFonts w:ascii="Calibri" w:hAnsi="Calibri" w:cs="Calibri"/>
          <w:i/>
          <w:iCs/>
          <w:lang w:val="en"/>
        </w:rPr>
        <w:t xml:space="preserve"> party media and internal contact sources.”.</w:t>
      </w:r>
      <w:r>
        <w:rPr>
          <w:rFonts w:ascii="Calibri" w:hAnsi="Calibri" w:cs="Calibri"/>
          <w:lang w:val="en"/>
        </w:rPr>
        <w:t xml:space="preserve"> </w:t>
      </w:r>
    </w:p>
    <w:p w:rsidR="00F06076" w:rsidRDefault="00F06076" w:rsidP="00F066D4">
      <w:pPr>
        <w:keepNext/>
        <w:widowControl w:val="0"/>
        <w:numPr>
          <w:ilvl w:val="0"/>
          <w:numId w:val="2"/>
        </w:numPr>
        <w:autoSpaceDE w:val="0"/>
        <w:autoSpaceDN w:val="0"/>
        <w:adjustRightInd w:val="0"/>
        <w:spacing w:before="240" w:after="240" w:line="360" w:lineRule="auto"/>
        <w:ind w:left="720"/>
        <w:jc w:val="both"/>
        <w:rPr>
          <w:rFonts w:ascii="Calibri" w:hAnsi="Calibri" w:cs="Calibri"/>
          <w:lang w:val="en"/>
        </w:rPr>
      </w:pPr>
      <w:r>
        <w:rPr>
          <w:rFonts w:ascii="Calibri" w:hAnsi="Calibri" w:cs="Calibri"/>
          <w:lang w:val="en"/>
        </w:rPr>
        <w:t xml:space="preserve">The bank knew about the corruption and fraud allegations made against Ziad Takieddine as they </w:t>
      </w:r>
      <w:proofErr w:type="spellStart"/>
      <w:r>
        <w:rPr>
          <w:rFonts w:ascii="Calibri" w:hAnsi="Calibri" w:cs="Calibri"/>
          <w:lang w:val="en"/>
        </w:rPr>
        <w:t>recognised</w:t>
      </w:r>
      <w:proofErr w:type="spellEnd"/>
      <w:r>
        <w:rPr>
          <w:rFonts w:ascii="Calibri" w:hAnsi="Calibri" w:cs="Calibri"/>
          <w:lang w:val="en"/>
        </w:rPr>
        <w:t xml:space="preserve"> him as a Politically Exposed Person (“PEP”). Seemingly, the bank was more interested in Ziad’s many corrupt contacts because they state in the credit report, “</w:t>
      </w:r>
      <w:r>
        <w:rPr>
          <w:rFonts w:ascii="Calibri" w:hAnsi="Calibri" w:cs="Calibri"/>
          <w:i/>
          <w:iCs/>
          <w:lang w:val="en"/>
        </w:rPr>
        <w:t>It could prove extremely beneficial should we be able to provide the facility requested to have a man such as Ziad to speak well of the bank to his acquaintances</w:t>
      </w:r>
      <w:r>
        <w:rPr>
          <w:rFonts w:ascii="Calibri" w:hAnsi="Calibri" w:cs="Calibri"/>
          <w:lang w:val="en"/>
        </w:rPr>
        <w:t>.”</w:t>
      </w:r>
    </w:p>
    <w:p w:rsidR="00F06076" w:rsidRDefault="00F06076" w:rsidP="00F066D4">
      <w:pPr>
        <w:keepNext/>
        <w:widowControl w:val="0"/>
        <w:numPr>
          <w:ilvl w:val="0"/>
          <w:numId w:val="2"/>
        </w:numPr>
        <w:autoSpaceDE w:val="0"/>
        <w:autoSpaceDN w:val="0"/>
        <w:adjustRightInd w:val="0"/>
        <w:spacing w:before="240" w:after="240" w:line="360" w:lineRule="auto"/>
        <w:ind w:left="720"/>
        <w:jc w:val="both"/>
        <w:rPr>
          <w:rFonts w:ascii="Calibri" w:hAnsi="Calibri" w:cs="Calibri"/>
          <w:lang w:val="en"/>
        </w:rPr>
      </w:pPr>
      <w:r>
        <w:rPr>
          <w:rFonts w:ascii="Calibri" w:hAnsi="Calibri" w:cs="Calibri"/>
          <w:lang w:val="en"/>
        </w:rPr>
        <w:t xml:space="preserve">The credit report relies upon a contract, which Barclays examined, where Ziad Takieddine negotiated for the provision of electronic surveillance equipment for monitoring email and internet traffic between a company called </w:t>
      </w:r>
      <w:proofErr w:type="spellStart"/>
      <w:r>
        <w:rPr>
          <w:rFonts w:ascii="Calibri" w:hAnsi="Calibri" w:cs="Calibri"/>
          <w:lang w:val="en"/>
        </w:rPr>
        <w:t>Amesys</w:t>
      </w:r>
      <w:proofErr w:type="spellEnd"/>
      <w:r>
        <w:rPr>
          <w:rFonts w:ascii="Calibri" w:hAnsi="Calibri" w:cs="Calibri"/>
          <w:lang w:val="en"/>
        </w:rPr>
        <w:t xml:space="preserve"> and the Libyan government. That </w:t>
      </w:r>
      <w:proofErr w:type="spellStart"/>
      <w:r>
        <w:rPr>
          <w:rFonts w:ascii="Calibri" w:hAnsi="Calibri" w:cs="Calibri"/>
          <w:lang w:val="en"/>
        </w:rPr>
        <w:t>programme</w:t>
      </w:r>
      <w:proofErr w:type="spellEnd"/>
      <w:r>
        <w:rPr>
          <w:rFonts w:ascii="Calibri" w:hAnsi="Calibri" w:cs="Calibri"/>
          <w:lang w:val="en"/>
        </w:rPr>
        <w:t xml:space="preserve"> was specifically aimed at </w:t>
      </w:r>
      <w:proofErr w:type="spellStart"/>
      <w:r>
        <w:rPr>
          <w:rFonts w:ascii="Calibri" w:hAnsi="Calibri" w:cs="Calibri"/>
          <w:lang w:val="en"/>
        </w:rPr>
        <w:t>modernising</w:t>
      </w:r>
      <w:proofErr w:type="spellEnd"/>
      <w:r>
        <w:rPr>
          <w:rFonts w:ascii="Calibri" w:hAnsi="Calibri" w:cs="Calibri"/>
          <w:lang w:val="en"/>
        </w:rPr>
        <w:t xml:space="preserve">, perfecting and extending the durability of the system used for the identification, surveillance and elimination of opponents by intelligence authorities in Libya. In May 2017 </w:t>
      </w:r>
      <w:proofErr w:type="spellStart"/>
      <w:r>
        <w:rPr>
          <w:rFonts w:ascii="Calibri" w:hAnsi="Calibri" w:cs="Calibri"/>
          <w:lang w:val="en"/>
        </w:rPr>
        <w:t>Amesys</w:t>
      </w:r>
      <w:proofErr w:type="spellEnd"/>
      <w:r>
        <w:rPr>
          <w:rFonts w:ascii="Calibri" w:hAnsi="Calibri" w:cs="Calibri"/>
          <w:lang w:val="en"/>
        </w:rPr>
        <w:t xml:space="preserve"> were formally placed under the status of “assisted witness” (</w:t>
      </w:r>
      <w:proofErr w:type="spellStart"/>
      <w:r>
        <w:rPr>
          <w:rFonts w:ascii="Calibri" w:hAnsi="Calibri" w:cs="Calibri"/>
          <w:lang w:val="en"/>
        </w:rPr>
        <w:t>témoin</w:t>
      </w:r>
      <w:proofErr w:type="spellEnd"/>
      <w:r>
        <w:rPr>
          <w:rFonts w:ascii="Calibri" w:hAnsi="Calibri" w:cs="Calibri"/>
          <w:lang w:val="en"/>
        </w:rPr>
        <w:t xml:space="preserve"> </w:t>
      </w:r>
      <w:proofErr w:type="spellStart"/>
      <w:r>
        <w:rPr>
          <w:rFonts w:ascii="Calibri" w:hAnsi="Calibri" w:cs="Calibri"/>
          <w:lang w:val="en"/>
        </w:rPr>
        <w:t>assisté</w:t>
      </w:r>
      <w:proofErr w:type="spellEnd"/>
      <w:r>
        <w:rPr>
          <w:rFonts w:ascii="Calibri" w:hAnsi="Calibri" w:cs="Calibri"/>
          <w:lang w:val="en"/>
        </w:rPr>
        <w:t xml:space="preserve">) by the French court for complicity to torture committed in Libya between 2007 and 2011. It is during this period that the bank was interested in “pursing business” in Libya. </w:t>
      </w:r>
    </w:p>
    <w:p w:rsidR="00F06076" w:rsidRDefault="00F06076" w:rsidP="00F066D4">
      <w:pPr>
        <w:keepNext/>
        <w:widowControl w:val="0"/>
        <w:numPr>
          <w:ilvl w:val="0"/>
          <w:numId w:val="2"/>
        </w:numPr>
        <w:autoSpaceDE w:val="0"/>
        <w:autoSpaceDN w:val="0"/>
        <w:adjustRightInd w:val="0"/>
        <w:spacing w:before="240" w:after="240" w:line="360" w:lineRule="auto"/>
        <w:ind w:left="720"/>
        <w:jc w:val="both"/>
        <w:rPr>
          <w:rFonts w:ascii="Calibri" w:hAnsi="Calibri" w:cs="Calibri"/>
          <w:lang w:val="en"/>
        </w:rPr>
      </w:pPr>
      <w:r>
        <w:rPr>
          <w:rFonts w:ascii="Calibri" w:hAnsi="Calibri" w:cs="Calibri"/>
          <w:lang w:val="en"/>
        </w:rPr>
        <w:t xml:space="preserve">The bank must have known Ziad Takieddine’s Libyan links were far from reputable. </w:t>
      </w:r>
      <w:proofErr w:type="spellStart"/>
      <w:r>
        <w:rPr>
          <w:rFonts w:ascii="Calibri" w:hAnsi="Calibri" w:cs="Calibri"/>
          <w:lang w:val="en"/>
        </w:rPr>
        <w:t>Mr</w:t>
      </w:r>
      <w:proofErr w:type="spellEnd"/>
      <w:r>
        <w:rPr>
          <w:rFonts w:ascii="Calibri" w:hAnsi="Calibri" w:cs="Calibri"/>
          <w:lang w:val="en"/>
        </w:rPr>
        <w:t xml:space="preserve"> Takieddine’s key Libyan contact was Abdullah </w:t>
      </w:r>
      <w:proofErr w:type="spellStart"/>
      <w:r>
        <w:rPr>
          <w:rFonts w:ascii="Calibri" w:hAnsi="Calibri" w:cs="Calibri"/>
          <w:lang w:val="en"/>
        </w:rPr>
        <w:t>Senoussi</w:t>
      </w:r>
      <w:proofErr w:type="spellEnd"/>
      <w:r>
        <w:rPr>
          <w:rFonts w:ascii="Calibri" w:hAnsi="Calibri" w:cs="Calibri"/>
          <w:lang w:val="en"/>
        </w:rPr>
        <w:t>, Gaddafi’s brother-in-law, security chief and who had been convicted in 1989 by the Criminal Court (</w:t>
      </w:r>
      <w:proofErr w:type="spellStart"/>
      <w:r>
        <w:rPr>
          <w:rFonts w:ascii="Calibri" w:hAnsi="Calibri" w:cs="Calibri"/>
          <w:lang w:val="en"/>
        </w:rPr>
        <w:t>Cour</w:t>
      </w:r>
      <w:proofErr w:type="spellEnd"/>
      <w:r>
        <w:rPr>
          <w:rFonts w:ascii="Calibri" w:hAnsi="Calibri" w:cs="Calibri"/>
          <w:lang w:val="en"/>
        </w:rPr>
        <w:t xml:space="preserve"> </w:t>
      </w:r>
      <w:proofErr w:type="spellStart"/>
      <w:r>
        <w:rPr>
          <w:rFonts w:ascii="Calibri" w:hAnsi="Calibri" w:cs="Calibri"/>
          <w:lang w:val="en"/>
        </w:rPr>
        <w:t>d’assises</w:t>
      </w:r>
      <w:proofErr w:type="spellEnd"/>
      <w:r>
        <w:rPr>
          <w:rFonts w:ascii="Calibri" w:hAnsi="Calibri" w:cs="Calibri"/>
          <w:lang w:val="en"/>
        </w:rPr>
        <w:t xml:space="preserve">) of Paris for acts of terrorism. At the time the complaint was lodged, he was the subject of an International Criminal </w:t>
      </w:r>
      <w:r>
        <w:rPr>
          <w:rFonts w:ascii="Calibri" w:hAnsi="Calibri" w:cs="Calibri"/>
          <w:lang w:val="en"/>
        </w:rPr>
        <w:lastRenderedPageBreak/>
        <w:t>Court arrest warrant for crimes against humanity.</w:t>
      </w:r>
    </w:p>
    <w:p w:rsidR="00F06076" w:rsidRDefault="00511F32"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lang w:val="en"/>
        </w:rPr>
      </w:pPr>
      <w:r>
        <w:rPr>
          <w:rFonts w:ascii="Calibri" w:hAnsi="Calibri" w:cs="Calibri"/>
          <w:lang w:val="en"/>
        </w:rPr>
        <w:t xml:space="preserve">Based upon </w:t>
      </w:r>
      <w:r w:rsidR="00F06076">
        <w:rPr>
          <w:rFonts w:ascii="Calibri" w:hAnsi="Calibri" w:cs="Calibri"/>
          <w:lang w:val="en"/>
        </w:rPr>
        <w:t xml:space="preserve">the facts </w:t>
      </w:r>
      <w:r>
        <w:rPr>
          <w:rFonts w:ascii="Calibri" w:hAnsi="Calibri" w:cs="Calibri"/>
          <w:lang w:val="en"/>
        </w:rPr>
        <w:t xml:space="preserve">as set out </w:t>
      </w:r>
      <w:r w:rsidR="00F06076">
        <w:rPr>
          <w:rFonts w:ascii="Calibri" w:hAnsi="Calibri" w:cs="Calibri"/>
          <w:lang w:val="en"/>
        </w:rPr>
        <w:t xml:space="preserve">above our client </w:t>
      </w:r>
      <w:r>
        <w:rPr>
          <w:rFonts w:ascii="Calibri" w:hAnsi="Calibri" w:cs="Calibri"/>
          <w:lang w:val="en"/>
        </w:rPr>
        <w:t xml:space="preserve">intends to </w:t>
      </w:r>
      <w:r w:rsidR="00F06076">
        <w:rPr>
          <w:rFonts w:ascii="Calibri" w:hAnsi="Calibri" w:cs="Calibri"/>
          <w:lang w:val="en"/>
        </w:rPr>
        <w:t>seek</w:t>
      </w:r>
      <w:r w:rsidR="00D542FE">
        <w:rPr>
          <w:rFonts w:ascii="Calibri" w:hAnsi="Calibri" w:cs="Calibri"/>
          <w:lang w:val="en"/>
        </w:rPr>
        <w:t xml:space="preserve"> both criminal and civil remedies</w:t>
      </w:r>
      <w:r w:rsidR="00F06076">
        <w:rPr>
          <w:rFonts w:ascii="Calibri" w:hAnsi="Calibri" w:cs="Calibri"/>
          <w:lang w:val="en"/>
        </w:rPr>
        <w:t xml:space="preserve">. </w:t>
      </w:r>
    </w:p>
    <w:p w:rsidR="00F066D4" w:rsidRDefault="00D542FE" w:rsidP="00F066D4">
      <w:pPr>
        <w:keepNext/>
        <w:widowControl w:val="0"/>
        <w:numPr>
          <w:ilvl w:val="0"/>
          <w:numId w:val="2"/>
        </w:numPr>
        <w:autoSpaceDE w:val="0"/>
        <w:autoSpaceDN w:val="0"/>
        <w:adjustRightInd w:val="0"/>
        <w:spacing w:before="120" w:after="120" w:line="360" w:lineRule="auto"/>
        <w:ind w:left="720"/>
        <w:jc w:val="both"/>
        <w:rPr>
          <w:rFonts w:ascii="Calibri" w:hAnsi="Calibri" w:cs="Calibri"/>
          <w:lang w:val="en"/>
        </w:rPr>
      </w:pPr>
      <w:r>
        <w:rPr>
          <w:rFonts w:ascii="Calibri" w:hAnsi="Calibri" w:cs="Calibri"/>
          <w:lang w:val="en"/>
        </w:rPr>
        <w:t xml:space="preserve">In the light of the information set out in this letter we expect you to take the following </w:t>
      </w:r>
      <w:r w:rsidR="00F06076">
        <w:rPr>
          <w:rFonts w:ascii="Calibri" w:hAnsi="Calibri" w:cs="Calibri"/>
          <w:lang w:val="en"/>
        </w:rPr>
        <w:t>actions:</w:t>
      </w:r>
    </w:p>
    <w:p w:rsidR="00F066D4" w:rsidRDefault="00F06076" w:rsidP="00F066D4">
      <w:pPr>
        <w:keepNext/>
        <w:widowControl w:val="0"/>
        <w:numPr>
          <w:ilvl w:val="1"/>
          <w:numId w:val="2"/>
        </w:numPr>
        <w:autoSpaceDE w:val="0"/>
        <w:autoSpaceDN w:val="0"/>
        <w:adjustRightInd w:val="0"/>
        <w:spacing w:before="120" w:after="120" w:line="360" w:lineRule="auto"/>
        <w:jc w:val="both"/>
        <w:rPr>
          <w:rFonts w:ascii="Calibri" w:hAnsi="Calibri" w:cs="Calibri"/>
          <w:lang w:val="en"/>
        </w:rPr>
      </w:pPr>
      <w:r w:rsidRPr="00F066D4">
        <w:rPr>
          <w:rFonts w:ascii="Calibri" w:hAnsi="Calibri" w:cs="Calibri"/>
          <w:lang w:val="en"/>
        </w:rPr>
        <w:t>Acknowledgment of this letter no later than 7 days from the date of this letter;</w:t>
      </w:r>
    </w:p>
    <w:p w:rsidR="00F066D4" w:rsidRDefault="00F06076" w:rsidP="00F066D4">
      <w:pPr>
        <w:keepNext/>
        <w:widowControl w:val="0"/>
        <w:numPr>
          <w:ilvl w:val="1"/>
          <w:numId w:val="2"/>
        </w:numPr>
        <w:autoSpaceDE w:val="0"/>
        <w:autoSpaceDN w:val="0"/>
        <w:adjustRightInd w:val="0"/>
        <w:spacing w:before="120" w:after="120" w:line="360" w:lineRule="auto"/>
        <w:jc w:val="both"/>
        <w:rPr>
          <w:rFonts w:ascii="Calibri" w:hAnsi="Calibri" w:cs="Calibri"/>
          <w:lang w:val="en"/>
        </w:rPr>
      </w:pPr>
      <w:r w:rsidRPr="00F066D4">
        <w:rPr>
          <w:rFonts w:ascii="Calibri" w:hAnsi="Calibri" w:cs="Calibri"/>
          <w:lang w:val="en"/>
        </w:rPr>
        <w:t xml:space="preserve">Disclosure of all documents and communications (emails, </w:t>
      </w:r>
      <w:r w:rsidR="00D542FE">
        <w:rPr>
          <w:rFonts w:ascii="Calibri" w:hAnsi="Calibri" w:cs="Calibri"/>
          <w:lang w:val="en"/>
        </w:rPr>
        <w:t xml:space="preserve">meeting notes, </w:t>
      </w:r>
      <w:r w:rsidRPr="00F066D4">
        <w:rPr>
          <w:rFonts w:ascii="Calibri" w:hAnsi="Calibri" w:cs="Calibri"/>
          <w:lang w:val="en"/>
        </w:rPr>
        <w:t xml:space="preserve">messages, faxes, and phone calls) relevant to the equity release and Ziad Takieddine as a client. This includes, but is not limited to, disclosure of communications from William Harford, Alfred </w:t>
      </w:r>
      <w:proofErr w:type="spellStart"/>
      <w:r w:rsidRPr="00F066D4">
        <w:rPr>
          <w:rFonts w:ascii="Calibri" w:hAnsi="Calibri" w:cs="Calibri"/>
          <w:lang w:val="en"/>
        </w:rPr>
        <w:t>Shukry</w:t>
      </w:r>
      <w:proofErr w:type="spellEnd"/>
      <w:r w:rsidRPr="00F066D4">
        <w:rPr>
          <w:rFonts w:ascii="Calibri" w:hAnsi="Calibri" w:cs="Calibri"/>
          <w:lang w:val="en"/>
        </w:rPr>
        <w:t xml:space="preserve">, Anthony </w:t>
      </w:r>
      <w:proofErr w:type="spellStart"/>
      <w:r w:rsidRPr="00F066D4">
        <w:rPr>
          <w:rFonts w:ascii="Calibri" w:hAnsi="Calibri" w:cs="Calibri"/>
          <w:lang w:val="en"/>
        </w:rPr>
        <w:t>Valgimilgli</w:t>
      </w:r>
      <w:proofErr w:type="spellEnd"/>
      <w:r w:rsidRPr="00F066D4">
        <w:rPr>
          <w:rFonts w:ascii="Calibri" w:hAnsi="Calibri" w:cs="Calibri"/>
          <w:lang w:val="en"/>
        </w:rPr>
        <w:t xml:space="preserve"> and the bank’s Compliance department.</w:t>
      </w:r>
    </w:p>
    <w:p w:rsidR="00F066D4" w:rsidRDefault="00F06076" w:rsidP="00F066D4">
      <w:pPr>
        <w:keepNext/>
        <w:widowControl w:val="0"/>
        <w:numPr>
          <w:ilvl w:val="1"/>
          <w:numId w:val="2"/>
        </w:numPr>
        <w:autoSpaceDE w:val="0"/>
        <w:autoSpaceDN w:val="0"/>
        <w:adjustRightInd w:val="0"/>
        <w:spacing w:before="120" w:after="120" w:line="360" w:lineRule="auto"/>
        <w:jc w:val="both"/>
        <w:rPr>
          <w:rFonts w:ascii="Calibri" w:hAnsi="Calibri" w:cs="Calibri"/>
          <w:lang w:val="en"/>
        </w:rPr>
      </w:pPr>
      <w:r w:rsidRPr="00F066D4">
        <w:rPr>
          <w:rFonts w:ascii="Calibri" w:hAnsi="Calibri" w:cs="Calibri"/>
          <w:lang w:val="en"/>
        </w:rPr>
        <w:t>Provide full redress on the London Charge by making a payment of £6,000,000 (</w:t>
      </w:r>
      <w:r w:rsidRPr="00F066D4">
        <w:rPr>
          <w:rFonts w:ascii="Calibri" w:hAnsi="Calibri" w:cs="Calibri"/>
          <w:color w:val="FF0000"/>
          <w:lang w:val="en"/>
        </w:rPr>
        <w:t>or whole loan</w:t>
      </w:r>
      <w:r w:rsidRPr="00F066D4">
        <w:rPr>
          <w:rFonts w:ascii="Calibri" w:hAnsi="Calibri" w:cs="Calibri"/>
          <w:lang w:val="en"/>
        </w:rPr>
        <w:t xml:space="preserve">?) to our client. </w:t>
      </w:r>
    </w:p>
    <w:p w:rsidR="00F066D4" w:rsidRDefault="00F06076" w:rsidP="00F066D4">
      <w:pPr>
        <w:keepNext/>
        <w:widowControl w:val="0"/>
        <w:numPr>
          <w:ilvl w:val="1"/>
          <w:numId w:val="2"/>
        </w:numPr>
        <w:autoSpaceDE w:val="0"/>
        <w:autoSpaceDN w:val="0"/>
        <w:adjustRightInd w:val="0"/>
        <w:spacing w:before="120" w:after="120" w:line="360" w:lineRule="auto"/>
        <w:jc w:val="both"/>
        <w:rPr>
          <w:rFonts w:ascii="Calibri" w:hAnsi="Calibri" w:cs="Calibri"/>
          <w:lang w:val="en"/>
        </w:rPr>
      </w:pPr>
      <w:r w:rsidRPr="00F066D4">
        <w:rPr>
          <w:rFonts w:ascii="Calibri" w:hAnsi="Calibri" w:cs="Calibri"/>
          <w:lang w:val="en"/>
        </w:rPr>
        <w:t>Our client understands that the bank refused to deal with Ziad Takieddine around 2012. It appears Ziad Takieddine wanted an equity release using two companies; Oasis Technic Limited and St Paul De Venice. Our client also understands the bank shut his personal bank account around the same time. (238)</w:t>
      </w:r>
      <w:ins w:id="3" w:author="Simon Farrell QC" w:date="2019-01-07T10:23:00Z">
        <w:r w:rsidR="00D542FE">
          <w:rPr>
            <w:rFonts w:ascii="Calibri" w:hAnsi="Calibri" w:cs="Calibri"/>
            <w:lang w:val="en"/>
          </w:rPr>
          <w:t xml:space="preserve">. </w:t>
        </w:r>
      </w:ins>
      <w:del w:id="4" w:author="Simon Farrell QC" w:date="2019-01-07T10:23:00Z">
        <w:r w:rsidRPr="00F066D4" w:rsidDel="00D542FE">
          <w:rPr>
            <w:rFonts w:ascii="Calibri" w:hAnsi="Calibri" w:cs="Calibri"/>
            <w:lang w:val="en"/>
          </w:rPr>
          <w:delText xml:space="preserve"> </w:delText>
        </w:r>
      </w:del>
      <w:r w:rsidRPr="00F066D4">
        <w:rPr>
          <w:rFonts w:ascii="Calibri" w:hAnsi="Calibri" w:cs="Calibri"/>
          <w:lang w:val="en"/>
        </w:rPr>
        <w:t xml:space="preserve">We expect an answer as to why the bank stopped dealing with Ziad </w:t>
      </w:r>
      <w:proofErr w:type="spellStart"/>
      <w:r w:rsidRPr="00F066D4">
        <w:rPr>
          <w:rFonts w:ascii="Calibri" w:hAnsi="Calibri" w:cs="Calibri"/>
          <w:lang w:val="en"/>
        </w:rPr>
        <w:t>takieddine</w:t>
      </w:r>
      <w:proofErr w:type="spellEnd"/>
      <w:r w:rsidRPr="00F066D4">
        <w:rPr>
          <w:rFonts w:ascii="Calibri" w:hAnsi="Calibri" w:cs="Calibri"/>
          <w:lang w:val="en"/>
        </w:rPr>
        <w:t xml:space="preserve"> in or around 2012. </w:t>
      </w:r>
    </w:p>
    <w:p w:rsidR="00F06076" w:rsidRPr="00F066D4" w:rsidRDefault="00F06076" w:rsidP="00F066D4">
      <w:pPr>
        <w:keepNext/>
        <w:widowControl w:val="0"/>
        <w:numPr>
          <w:ilvl w:val="1"/>
          <w:numId w:val="2"/>
        </w:numPr>
        <w:autoSpaceDE w:val="0"/>
        <w:autoSpaceDN w:val="0"/>
        <w:adjustRightInd w:val="0"/>
        <w:spacing w:before="120" w:after="120" w:line="360" w:lineRule="auto"/>
        <w:jc w:val="both"/>
        <w:rPr>
          <w:rFonts w:ascii="Calibri" w:hAnsi="Calibri" w:cs="Calibri"/>
          <w:lang w:val="en"/>
        </w:rPr>
      </w:pPr>
      <w:r w:rsidRPr="00F066D4">
        <w:rPr>
          <w:rFonts w:ascii="Calibri" w:hAnsi="Calibri" w:cs="Calibri"/>
          <w:lang w:val="en"/>
        </w:rPr>
        <w:t xml:space="preserve">A full and frank reason as to why William Harford was sacked from the bank in 2012. </w:t>
      </w:r>
    </w:p>
    <w:p w:rsidR="00F06076" w:rsidRDefault="00F06076">
      <w:pPr>
        <w:keepNext/>
        <w:widowControl w:val="0"/>
        <w:autoSpaceDE w:val="0"/>
        <w:autoSpaceDN w:val="0"/>
        <w:adjustRightInd w:val="0"/>
        <w:spacing w:before="120" w:after="120" w:line="360" w:lineRule="auto"/>
        <w:jc w:val="both"/>
        <w:rPr>
          <w:rFonts w:ascii="Calibri" w:hAnsi="Calibri" w:cs="Calibri"/>
          <w:lang w:val="en"/>
        </w:rPr>
      </w:pPr>
    </w:p>
    <w:sectPr w:rsidR="00F0607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E6F79C6"/>
    <w:multiLevelType w:val="hybridMultilevel"/>
    <w:tmpl w:val="C592F580"/>
    <w:lvl w:ilvl="0" w:tplc="C9EE4950">
      <w:start w:val="1"/>
      <w:numFmt w:val="decimal"/>
      <w:lvlText w:val="%1."/>
      <w:lvlJc w:val="left"/>
      <w:pPr>
        <w:ind w:left="360" w:hanging="360"/>
      </w:pPr>
      <w:rPr>
        <w:rFonts w:cs="Times New Roman"/>
        <w:b/>
        <w:color w:val="auto"/>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F066D4"/>
    <w:rsid w:val="00097E42"/>
    <w:rsid w:val="00405455"/>
    <w:rsid w:val="00511F32"/>
    <w:rsid w:val="0089524B"/>
    <w:rsid w:val="00A824C2"/>
    <w:rsid w:val="00B00F9E"/>
    <w:rsid w:val="00BA39D7"/>
    <w:rsid w:val="00BD2A83"/>
    <w:rsid w:val="00D542FE"/>
    <w:rsid w:val="00F06076"/>
    <w:rsid w:val="00F066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3D3867"/>
  <w14:defaultImageDpi w14:val="0"/>
  <w15:docId w15:val="{9D1F8780-6580-4095-801C-FAF9437F3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39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BA39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1774</Words>
  <Characters>10112</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2019-01-07T10:49:00Z</cp:lastPrinted>
  <dcterms:created xsi:type="dcterms:W3CDTF">2019-01-07T15:58:00Z</dcterms:created>
  <dcterms:modified xsi:type="dcterms:W3CDTF">2019-01-07T15:58:00Z</dcterms:modified>
</cp:coreProperties>
</file>