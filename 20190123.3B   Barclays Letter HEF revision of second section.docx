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B0A2B6" w14:textId="77777777" w:rsidR="00E5062F" w:rsidRPr="00361650" w:rsidRDefault="00E5062F" w:rsidP="00E5062F">
      <w:pPr>
        <w:keepNext/>
        <w:keepLines/>
        <w:widowControl w:val="0"/>
        <w:autoSpaceDE w:val="0"/>
        <w:autoSpaceDN w:val="0"/>
        <w:adjustRightInd w:val="0"/>
        <w:spacing w:before="120" w:after="120" w:line="360" w:lineRule="auto"/>
        <w:jc w:val="both"/>
        <w:rPr>
          <w:rFonts w:ascii="Calibri" w:hAnsi="Calibri" w:cs="Calibri"/>
          <w:b/>
        </w:rPr>
      </w:pPr>
      <w:bookmarkStart w:id="0" w:name="_GoBack"/>
      <w:bookmarkEnd w:id="0"/>
      <w:r w:rsidRPr="00361650">
        <w:rPr>
          <w:rFonts w:ascii="Calibri" w:hAnsi="Calibri" w:cs="Calibri"/>
          <w:b/>
        </w:rPr>
        <w:t xml:space="preserve">Intermediate </w:t>
      </w:r>
    </w:p>
    <w:p w14:paraId="355EE5A7" w14:textId="77777777" w:rsidR="00E5062F" w:rsidRPr="00CB31DE" w:rsidRDefault="00E5062F" w:rsidP="00E5062F">
      <w:pPr>
        <w:keepNext/>
        <w:widowControl w:val="0"/>
        <w:autoSpaceDE w:val="0"/>
        <w:autoSpaceDN w:val="0"/>
        <w:adjustRightInd w:val="0"/>
        <w:spacing w:before="240" w:after="240" w:line="360" w:lineRule="auto"/>
        <w:ind w:left="360"/>
        <w:jc w:val="both"/>
        <w:rPr>
          <w:rFonts w:ascii="Calibri" w:hAnsi="Calibri" w:cs="Calibri"/>
        </w:rPr>
      </w:pPr>
      <w:r>
        <w:rPr>
          <w:rFonts w:ascii="Calibri" w:hAnsi="Calibri" w:cs="Calibri"/>
        </w:rPr>
        <w:t>Mr Harford states in an email on 10 February 2009 to John Hall, “</w:t>
      </w:r>
      <w:r>
        <w:rPr>
          <w:rFonts w:ascii="Calibri" w:hAnsi="Calibri" w:cs="Calibri"/>
          <w:i/>
        </w:rPr>
        <w:t>both in-house legal and credit risk have bent over backwards to accommodate my requests”</w:t>
      </w:r>
      <w:r>
        <w:rPr>
          <w:rFonts w:ascii="Calibri" w:hAnsi="Calibri" w:cs="Calibri"/>
        </w:rPr>
        <w:t>. This highlights the number of individuals involved in t</w:t>
      </w:r>
      <w:r w:rsidRPr="00CB31DE">
        <w:rPr>
          <w:rFonts w:ascii="Calibri" w:hAnsi="Calibri" w:cs="Calibri"/>
        </w:rPr>
        <w:t xml:space="preserve">he transaction with Mr Takieddine </w:t>
      </w:r>
      <w:r>
        <w:rPr>
          <w:rFonts w:ascii="Calibri" w:hAnsi="Calibri" w:cs="Calibri"/>
        </w:rPr>
        <w:t xml:space="preserve">including: </w:t>
      </w:r>
      <w:r w:rsidRPr="00CB31DE">
        <w:rPr>
          <w:rFonts w:ascii="Calibri" w:hAnsi="Calibri" w:cs="Calibri"/>
        </w:rPr>
        <w:t>many senior people at the bank</w:t>
      </w:r>
      <w:r>
        <w:rPr>
          <w:rFonts w:ascii="Calibri" w:hAnsi="Calibri" w:cs="Calibri"/>
        </w:rPr>
        <w:t xml:space="preserve">, </w:t>
      </w:r>
      <w:r w:rsidRPr="00CB31DE">
        <w:rPr>
          <w:rFonts w:ascii="Calibri" w:hAnsi="Calibri" w:cs="Calibri"/>
        </w:rPr>
        <w:t xml:space="preserve">the compliance team, the credit team, and the legal team. </w:t>
      </w:r>
      <w:r>
        <w:rPr>
          <w:rFonts w:ascii="Calibri" w:hAnsi="Calibri" w:cs="Calibri"/>
        </w:rPr>
        <w:t xml:space="preserve">Furthermore, </w:t>
      </w:r>
      <w:r w:rsidRPr="00CB31DE">
        <w:rPr>
          <w:rFonts w:ascii="Calibri" w:hAnsi="Calibri" w:cs="Calibri"/>
        </w:rPr>
        <w:t>Mr Harford states in an email to Mr Hall, dated 14</w:t>
      </w:r>
      <w:r w:rsidRPr="00CB31DE">
        <w:rPr>
          <w:rFonts w:ascii="Calibri" w:hAnsi="Calibri" w:cs="Calibri"/>
          <w:vertAlign w:val="superscript"/>
        </w:rPr>
        <w:t>th</w:t>
      </w:r>
      <w:r w:rsidRPr="00CB31DE">
        <w:rPr>
          <w:rFonts w:ascii="Calibri" w:hAnsi="Calibri" w:cs="Calibri"/>
        </w:rPr>
        <w:t xml:space="preserve"> January 2009, it is confirmed that Mr </w:t>
      </w:r>
      <w:proofErr w:type="spellStart"/>
      <w:r w:rsidRPr="00CB31DE">
        <w:rPr>
          <w:rFonts w:ascii="Calibri" w:hAnsi="Calibri" w:cs="Calibri"/>
        </w:rPr>
        <w:t>Kerbidi</w:t>
      </w:r>
      <w:proofErr w:type="spellEnd"/>
      <w:r>
        <w:rPr>
          <w:rFonts w:ascii="Calibri" w:hAnsi="Calibri" w:cs="Calibri"/>
        </w:rPr>
        <w:t>, the managing director of Barclays Monaco,</w:t>
      </w:r>
      <w:r w:rsidRPr="00CB31DE">
        <w:rPr>
          <w:rFonts w:ascii="Calibri" w:hAnsi="Calibri" w:cs="Calibri"/>
        </w:rPr>
        <w:t xml:space="preserve"> “</w:t>
      </w:r>
      <w:r w:rsidRPr="00CB31DE">
        <w:rPr>
          <w:rFonts w:ascii="Calibri" w:hAnsi="Calibri" w:cs="Calibri"/>
          <w:i/>
        </w:rPr>
        <w:t>is working with [Mr Harford] on the preparation of documentation in Monaco, to provide [him] with a summary of any outstanding points he needs to clear in order to complete documentation</w:t>
      </w:r>
      <w:r w:rsidRPr="00CB31DE">
        <w:rPr>
          <w:rFonts w:ascii="Calibri" w:hAnsi="Calibri" w:cs="Calibri"/>
        </w:rPr>
        <w:t>”.</w:t>
      </w:r>
      <w:r>
        <w:rPr>
          <w:rFonts w:ascii="Calibri" w:hAnsi="Calibri" w:cs="Calibri"/>
        </w:rPr>
        <w:t xml:space="preserve"> </w:t>
      </w:r>
    </w:p>
    <w:p w14:paraId="149D00BA" w14:textId="77777777" w:rsidR="00E5062F" w:rsidRDefault="00E5062F" w:rsidP="00E5062F">
      <w:pPr>
        <w:keepNext/>
        <w:widowControl w:val="0"/>
        <w:autoSpaceDE w:val="0"/>
        <w:autoSpaceDN w:val="0"/>
        <w:adjustRightInd w:val="0"/>
        <w:spacing w:before="120" w:after="120" w:line="360" w:lineRule="auto"/>
        <w:ind w:left="360"/>
        <w:jc w:val="both"/>
        <w:rPr>
          <w:rFonts w:ascii="Calibri" w:hAnsi="Calibri" w:cs="Calibri"/>
        </w:rPr>
      </w:pPr>
      <w:r>
        <w:rPr>
          <w:rFonts w:ascii="Calibri" w:hAnsi="Calibri" w:cs="Calibri"/>
        </w:rPr>
        <w:t xml:space="preserve">Prior to the issuance of the loans, the press coverage of Ziad Takieddine was entirely negative. He was widely suspected of corruption, tax evasion, fiscal fraud and of laundering illegal reverse commissions (retro-commissions) on behalf of Libya and Sarkozy. Press reports included weekly news magazines such as </w:t>
      </w:r>
      <w:proofErr w:type="spellStart"/>
      <w:r>
        <w:rPr>
          <w:rFonts w:ascii="Calibri" w:hAnsi="Calibri" w:cs="Calibri"/>
        </w:rPr>
        <w:t>L’Express</w:t>
      </w:r>
      <w:proofErr w:type="spellEnd"/>
      <w:r>
        <w:rPr>
          <w:rFonts w:ascii="Calibri" w:hAnsi="Calibri" w:cs="Calibri"/>
        </w:rPr>
        <w:t xml:space="preserve">, Le Point and Le </w:t>
      </w:r>
      <w:proofErr w:type="spellStart"/>
      <w:r>
        <w:rPr>
          <w:rFonts w:ascii="Calibri" w:hAnsi="Calibri" w:cs="Calibri"/>
        </w:rPr>
        <w:t>Nouvel</w:t>
      </w:r>
      <w:proofErr w:type="spellEnd"/>
      <w:r>
        <w:rPr>
          <w:rFonts w:ascii="Calibri" w:hAnsi="Calibri" w:cs="Calibri"/>
        </w:rPr>
        <w:t xml:space="preserve"> </w:t>
      </w:r>
      <w:proofErr w:type="spellStart"/>
      <w:r>
        <w:rPr>
          <w:rFonts w:ascii="Calibri" w:hAnsi="Calibri" w:cs="Calibri"/>
        </w:rPr>
        <w:t>Observateur</w:t>
      </w:r>
      <w:proofErr w:type="spellEnd"/>
      <w:r>
        <w:rPr>
          <w:rFonts w:ascii="Calibri" w:hAnsi="Calibri" w:cs="Calibri"/>
        </w:rPr>
        <w:t xml:space="preserve"> as well as the satirical journal </w:t>
      </w:r>
      <w:proofErr w:type="spellStart"/>
      <w:r>
        <w:rPr>
          <w:rFonts w:ascii="Calibri" w:hAnsi="Calibri" w:cs="Calibri"/>
        </w:rPr>
        <w:t>Bakchich</w:t>
      </w:r>
      <w:proofErr w:type="spellEnd"/>
      <w:r>
        <w:rPr>
          <w:rFonts w:ascii="Calibri" w:hAnsi="Calibri" w:cs="Calibri"/>
        </w:rPr>
        <w:t>. Undeterred by this, the bank state in the credit report, “</w:t>
      </w:r>
      <w:r>
        <w:rPr>
          <w:rFonts w:ascii="Calibri" w:hAnsi="Calibri" w:cs="Calibri"/>
          <w:i/>
          <w:iCs/>
        </w:rPr>
        <w:t>His connections and business interests have been confirmed by both 3</w:t>
      </w:r>
      <w:r>
        <w:rPr>
          <w:rFonts w:ascii="Calibri" w:hAnsi="Calibri" w:cs="Calibri"/>
          <w:i/>
          <w:iCs/>
          <w:vertAlign w:val="superscript"/>
        </w:rPr>
        <w:t>rd</w:t>
      </w:r>
      <w:r>
        <w:rPr>
          <w:rFonts w:ascii="Calibri" w:hAnsi="Calibri" w:cs="Calibri"/>
          <w:i/>
          <w:iCs/>
        </w:rPr>
        <w:t xml:space="preserve"> party media and internal contact sources.”.</w:t>
      </w:r>
      <w:r>
        <w:rPr>
          <w:rFonts w:ascii="Calibri" w:hAnsi="Calibri" w:cs="Calibri"/>
        </w:rPr>
        <w:t xml:space="preserve"> </w:t>
      </w:r>
    </w:p>
    <w:p w14:paraId="663196DE" w14:textId="77777777" w:rsidR="00E5062F" w:rsidRDefault="00E5062F" w:rsidP="00E5062F">
      <w:pPr>
        <w:keepNext/>
        <w:widowControl w:val="0"/>
        <w:autoSpaceDE w:val="0"/>
        <w:autoSpaceDN w:val="0"/>
        <w:adjustRightInd w:val="0"/>
        <w:spacing w:before="240" w:after="240" w:line="360" w:lineRule="auto"/>
        <w:ind w:left="360"/>
        <w:jc w:val="both"/>
        <w:rPr>
          <w:rFonts w:ascii="Calibri" w:hAnsi="Calibri" w:cs="Calibri"/>
        </w:rPr>
      </w:pPr>
      <w:r>
        <w:rPr>
          <w:rFonts w:ascii="Calibri" w:hAnsi="Calibri" w:cs="Calibri"/>
        </w:rPr>
        <w:t xml:space="preserve">When the loans were issued Ziad was under investigation in France for tax fraud and for political corruption offences, offences for which he has been charged and for which he currently faces trial.  The charges include but are not limited to: </w:t>
      </w:r>
      <w:r>
        <w:rPr>
          <w:rFonts w:ascii="Calibri" w:hAnsi="Calibri" w:cs="Calibri"/>
          <w:i/>
          <w:iCs/>
        </w:rPr>
        <w:t xml:space="preserve">"Organisation </w:t>
      </w:r>
      <w:proofErr w:type="spellStart"/>
      <w:r>
        <w:rPr>
          <w:rFonts w:ascii="Calibri" w:hAnsi="Calibri" w:cs="Calibri"/>
          <w:i/>
          <w:iCs/>
        </w:rPr>
        <w:t>Frauduleuse</w:t>
      </w:r>
      <w:proofErr w:type="spellEnd"/>
      <w:r>
        <w:rPr>
          <w:rFonts w:ascii="Calibri" w:hAnsi="Calibri" w:cs="Calibri"/>
          <w:i/>
          <w:iCs/>
        </w:rPr>
        <w:t xml:space="preserve"> de </w:t>
      </w:r>
      <w:proofErr w:type="spellStart"/>
      <w:r>
        <w:rPr>
          <w:rFonts w:ascii="Calibri" w:hAnsi="Calibri" w:cs="Calibri"/>
          <w:i/>
          <w:iCs/>
        </w:rPr>
        <w:t>l'insolvabilite</w:t>
      </w:r>
      <w:proofErr w:type="spellEnd"/>
      <w:r>
        <w:rPr>
          <w:rFonts w:ascii="Calibri" w:hAnsi="Calibri" w:cs="Calibri"/>
          <w:i/>
          <w:iCs/>
        </w:rPr>
        <w:t xml:space="preserve">" </w:t>
      </w:r>
      <w:r>
        <w:rPr>
          <w:rFonts w:ascii="Calibri" w:hAnsi="Calibri" w:cs="Calibri"/>
        </w:rPr>
        <w:t>(“OFI”</w:t>
      </w:r>
      <w:r>
        <w:rPr>
          <w:rFonts w:ascii="Calibri" w:hAnsi="Calibri" w:cs="Calibri"/>
          <w:b/>
          <w:bCs/>
        </w:rPr>
        <w:t xml:space="preserve">, </w:t>
      </w:r>
      <w:r>
        <w:rPr>
          <w:rFonts w:ascii="Calibri" w:hAnsi="Calibri" w:cs="Calibri"/>
        </w:rPr>
        <w:t xml:space="preserve">roughly translated as ‘fraudulent organisation of insolvency’), tax avoidance, and ‘aggravated’ money laundering. The bank has been named in these proceedings and proceedings initiated by </w:t>
      </w:r>
      <w:proofErr w:type="spellStart"/>
      <w:r>
        <w:rPr>
          <w:rFonts w:ascii="Calibri" w:hAnsi="Calibri" w:cs="Calibri"/>
        </w:rPr>
        <w:t>Tracfin</w:t>
      </w:r>
      <w:proofErr w:type="spellEnd"/>
      <w:r>
        <w:rPr>
          <w:rFonts w:ascii="Calibri" w:hAnsi="Calibri" w:cs="Calibri"/>
        </w:rPr>
        <w:t xml:space="preserve"> (French Ministry of Finances).  Renaud van </w:t>
      </w:r>
      <w:proofErr w:type="spellStart"/>
      <w:r>
        <w:rPr>
          <w:rFonts w:ascii="Calibri" w:hAnsi="Calibri" w:cs="Calibri"/>
        </w:rPr>
        <w:t>Ruymbeke</w:t>
      </w:r>
      <w:proofErr w:type="spellEnd"/>
      <w:r>
        <w:rPr>
          <w:rFonts w:ascii="Calibri" w:hAnsi="Calibri" w:cs="Calibri"/>
        </w:rPr>
        <w:t xml:space="preserve">, a French investigative magistrate, has called the bank’s equity release a series of “de manoeuvres </w:t>
      </w:r>
      <w:proofErr w:type="spellStart"/>
      <w:r>
        <w:rPr>
          <w:rFonts w:ascii="Calibri" w:hAnsi="Calibri" w:cs="Calibri"/>
        </w:rPr>
        <w:t>frauduleuses</w:t>
      </w:r>
      <w:proofErr w:type="spellEnd"/>
      <w:r>
        <w:rPr>
          <w:rFonts w:ascii="Calibri" w:hAnsi="Calibri" w:cs="Calibri"/>
        </w:rPr>
        <w:t xml:space="preserve"> pour masque son </w:t>
      </w:r>
      <w:proofErr w:type="spellStart"/>
      <w:r>
        <w:rPr>
          <w:rFonts w:ascii="Calibri" w:hAnsi="Calibri" w:cs="Calibri"/>
        </w:rPr>
        <w:t>patrimone</w:t>
      </w:r>
      <w:proofErr w:type="spellEnd"/>
      <w:r>
        <w:rPr>
          <w:rFonts w:ascii="Calibri" w:hAnsi="Calibri" w:cs="Calibri"/>
        </w:rPr>
        <w:t xml:space="preserve">” (fraudulent manoeuvres to hide his [Ziad Takieddine] heritage). </w:t>
      </w:r>
    </w:p>
    <w:p w14:paraId="17759E70" w14:textId="77777777" w:rsidR="00E5062F" w:rsidRPr="00041948" w:rsidRDefault="00E5062F" w:rsidP="00E5062F">
      <w:pPr>
        <w:keepNext/>
        <w:widowControl w:val="0"/>
        <w:autoSpaceDE w:val="0"/>
        <w:autoSpaceDN w:val="0"/>
        <w:adjustRightInd w:val="0"/>
        <w:spacing w:before="240" w:after="240" w:line="360" w:lineRule="auto"/>
        <w:ind w:left="360"/>
        <w:jc w:val="both"/>
        <w:rPr>
          <w:rFonts w:ascii="Calibri" w:hAnsi="Calibri" w:cs="Calibri"/>
        </w:rPr>
      </w:pPr>
      <w:r>
        <w:rPr>
          <w:rFonts w:ascii="Calibri" w:hAnsi="Calibri" w:cs="Calibri"/>
        </w:rPr>
        <w:t>The bank facilitated the equity release with a predominant desire for fees (in excess of 430k overall) and to procure business in Gaddafi’s Libya. This is evidenced in the credit report which states, “</w:t>
      </w:r>
      <w:r>
        <w:rPr>
          <w:rFonts w:ascii="Calibri" w:hAnsi="Calibri" w:cs="Calibri"/>
          <w:i/>
          <w:iCs/>
        </w:rPr>
        <w:t>his contacts and influence in Libya are significant, and we are actively pursuing business in that country</w:t>
      </w:r>
      <w:r>
        <w:rPr>
          <w:rFonts w:ascii="Calibri" w:hAnsi="Calibri" w:cs="Calibri"/>
        </w:rPr>
        <w:t xml:space="preserve">.” Ziad Takieddine has now admitted in the media and to French prosecutors that he carried millions of euros of Colonel Gaddafi’s cash from Libya to provide illegal financing for Nicolas Sarkozy’s successful </w:t>
      </w:r>
      <w:r>
        <w:rPr>
          <w:rFonts w:ascii="Calibri" w:hAnsi="Calibri" w:cs="Calibri"/>
        </w:rPr>
        <w:lastRenderedPageBreak/>
        <w:t xml:space="preserve">2007 presidential campaign. </w:t>
      </w:r>
    </w:p>
    <w:p w14:paraId="549C4930" w14:textId="3C093EE5" w:rsidR="00E5062F" w:rsidRPr="00E5062F" w:rsidRDefault="00E5062F" w:rsidP="00C3468A">
      <w:pPr>
        <w:keepNext/>
        <w:widowControl w:val="0"/>
        <w:autoSpaceDE w:val="0"/>
        <w:autoSpaceDN w:val="0"/>
        <w:adjustRightInd w:val="0"/>
        <w:spacing w:before="240" w:after="240" w:line="360" w:lineRule="auto"/>
        <w:ind w:left="360" w:hanging="360"/>
        <w:jc w:val="both"/>
        <w:rPr>
          <w:b/>
        </w:rPr>
      </w:pPr>
      <w:r>
        <w:rPr>
          <w:b/>
        </w:rPr>
        <w:t xml:space="preserve">Conspiracy </w:t>
      </w:r>
    </w:p>
    <w:p w14:paraId="31135332" w14:textId="77777777" w:rsidR="00C3468A" w:rsidRPr="00A2765D" w:rsidRDefault="00C3468A" w:rsidP="00C3468A">
      <w:pPr>
        <w:keepNext/>
        <w:widowControl w:val="0"/>
        <w:numPr>
          <w:ilvl w:val="0"/>
          <w:numId w:val="1"/>
        </w:numPr>
        <w:autoSpaceDE w:val="0"/>
        <w:autoSpaceDN w:val="0"/>
        <w:adjustRightInd w:val="0"/>
        <w:spacing w:before="240" w:after="240" w:line="360" w:lineRule="auto"/>
        <w:jc w:val="both"/>
        <w:rPr>
          <w:rFonts w:ascii="Calibri" w:hAnsi="Calibri" w:cs="Calibri"/>
        </w:rPr>
      </w:pPr>
      <w:r>
        <w:rPr>
          <w:rFonts w:ascii="Calibri" w:hAnsi="Calibri" w:cs="Calibri"/>
        </w:rPr>
        <w:t xml:space="preserve">Beginning in 2006, Ziad Takieddine orchestrated a criminal campaign intended to deny our client her rightful share of the couple’s wealth; he has forged documents, dissipated family assets and transferred the proceeds to Lebanon and to other offshore locations. </w:t>
      </w:r>
    </w:p>
    <w:p w14:paraId="4D6B63E1" w14:textId="77777777" w:rsidR="00C3468A" w:rsidRDefault="00C3468A" w:rsidP="00C3468A">
      <w:pPr>
        <w:keepNext/>
        <w:widowControl w:val="0"/>
        <w:numPr>
          <w:ilvl w:val="0"/>
          <w:numId w:val="1"/>
        </w:numPr>
        <w:autoSpaceDE w:val="0"/>
        <w:autoSpaceDN w:val="0"/>
        <w:adjustRightInd w:val="0"/>
        <w:spacing w:before="240" w:after="240" w:line="360" w:lineRule="auto"/>
        <w:jc w:val="both"/>
        <w:rPr>
          <w:rFonts w:ascii="Calibri" w:hAnsi="Calibri" w:cs="Calibri"/>
        </w:rPr>
      </w:pPr>
      <w:r>
        <w:rPr>
          <w:rFonts w:ascii="Calibri" w:hAnsi="Calibri" w:cs="Calibri"/>
        </w:rPr>
        <w:t xml:space="preserve">From September 2008 the bank, through the various senior members described previously, conspired with Ziad Takieddine to injure our client out of her interest in the London property and the French property (“the properties”). The bank provided an equity release of £12 million to Ziad Takieddine so that he could dissipate assets away from our client and various creditors, which include the French state. The bank transferred the net proceeds of the equity release to Mr Takieddine’s bank accounts in Lebanon and other remote offshore locations. The bank’s conduct means that they committed several criminal offences, described below, which constitute ‘unlawful means’ in respect of the conspiracy to injure our client. </w:t>
      </w:r>
    </w:p>
    <w:p w14:paraId="2BE389DA" w14:textId="77777777" w:rsidR="00C3468A" w:rsidRPr="00764CBF" w:rsidRDefault="00C3468A" w:rsidP="00C3468A">
      <w:pPr>
        <w:keepNext/>
        <w:widowControl w:val="0"/>
        <w:numPr>
          <w:ilvl w:val="0"/>
          <w:numId w:val="1"/>
        </w:numPr>
        <w:autoSpaceDE w:val="0"/>
        <w:autoSpaceDN w:val="0"/>
        <w:adjustRightInd w:val="0"/>
        <w:spacing w:before="240" w:after="240" w:line="360" w:lineRule="auto"/>
        <w:jc w:val="both"/>
        <w:rPr>
          <w:rFonts w:ascii="Calibri" w:hAnsi="Calibri" w:cs="Calibri"/>
        </w:rPr>
      </w:pPr>
      <w:r w:rsidRPr="00BE63F6">
        <w:rPr>
          <w:rFonts w:ascii="Calibri" w:hAnsi="Calibri" w:cs="Calibri"/>
        </w:rPr>
        <w:t>Various senior members of the bank met with Mr Takieddine prior to the Issuance of the loans. On the 18</w:t>
      </w:r>
      <w:r w:rsidRPr="00041948">
        <w:rPr>
          <w:rFonts w:ascii="Calibri" w:hAnsi="Calibri" w:cs="Calibri"/>
          <w:vertAlign w:val="superscript"/>
        </w:rPr>
        <w:t>th</w:t>
      </w:r>
      <w:r w:rsidRPr="00BE63F6">
        <w:rPr>
          <w:rFonts w:ascii="Calibri" w:hAnsi="Calibri" w:cs="Calibri"/>
        </w:rPr>
        <w:t xml:space="preserve"> November Mr Harford met Mr Takieddine and Alain France at the Paris property. Mr France has stated in French proceeding</w:t>
      </w:r>
      <w:r>
        <w:rPr>
          <w:rFonts w:ascii="Calibri" w:hAnsi="Calibri" w:cs="Calibri"/>
        </w:rPr>
        <w:t>s</w:t>
      </w:r>
      <w:r w:rsidRPr="00BE63F6">
        <w:rPr>
          <w:rFonts w:ascii="Calibri" w:hAnsi="Calibri" w:cs="Calibri"/>
        </w:rPr>
        <w:t>, “</w:t>
      </w:r>
      <w:r w:rsidRPr="00F845EA">
        <w:rPr>
          <w:rFonts w:ascii="Calibri" w:eastAsia="Times New Roman" w:hAnsi="Calibri" w:cs="Calibri"/>
          <w:i/>
          <w:color w:val="000000"/>
        </w:rPr>
        <w:t xml:space="preserve">[Mr Takieddine] introduces me to a gentleman from </w:t>
      </w:r>
      <w:r w:rsidRPr="00F845EA">
        <w:rPr>
          <w:i/>
        </w:rPr>
        <w:t xml:space="preserve">BARCLAYS. He had me previously said he wanted to buy a plane. It was a little madness </w:t>
      </w:r>
      <w:proofErr w:type="gramStart"/>
      <w:r w:rsidRPr="00F845EA">
        <w:rPr>
          <w:i/>
        </w:rPr>
        <w:t>magnitudes</w:t>
      </w:r>
      <w:proofErr w:type="gramEnd"/>
      <w:r w:rsidRPr="00F845EA">
        <w:rPr>
          <w:i/>
        </w:rPr>
        <w:t>. There was also a divorce on the fire.”</w:t>
      </w:r>
      <w:r>
        <w:t xml:space="preserve"> (translated from French)</w:t>
      </w:r>
      <w:r w:rsidRPr="00BE63F6">
        <w:t>.</w:t>
      </w:r>
      <w:r w:rsidRPr="00BE63F6">
        <w:rPr>
          <w:rFonts w:ascii="Calibri" w:hAnsi="Calibri" w:cs="Calibri"/>
        </w:rPr>
        <w:t xml:space="preserve"> After the initial meeting with Mr Harford, Mr Takieddine met with Mr </w:t>
      </w:r>
      <w:proofErr w:type="spellStart"/>
      <w:r w:rsidRPr="00BE63F6">
        <w:rPr>
          <w:rFonts w:ascii="Calibri" w:hAnsi="Calibri" w:cs="Calibri"/>
        </w:rPr>
        <w:t>Shukry</w:t>
      </w:r>
      <w:proofErr w:type="spellEnd"/>
      <w:r w:rsidRPr="00BE63F6">
        <w:rPr>
          <w:rFonts w:ascii="Calibri" w:hAnsi="Calibri" w:cs="Calibri"/>
        </w:rPr>
        <w:t xml:space="preserve"> </w:t>
      </w:r>
      <w:r w:rsidRPr="00485C6B">
        <w:t>who</w:t>
      </w:r>
      <w:r>
        <w:t xml:space="preserve">, according to the credit report, </w:t>
      </w:r>
      <w:r w:rsidRPr="00485C6B">
        <w:t>“</w:t>
      </w:r>
      <w:r w:rsidRPr="00BE63F6">
        <w:rPr>
          <w:i/>
        </w:rPr>
        <w:t>confirmed [Ziad’s] standing and reputation based on information from his own contacts</w:t>
      </w:r>
      <w:r w:rsidRPr="00485C6B">
        <w:t>.” On the 1</w:t>
      </w:r>
      <w:r w:rsidRPr="00BE63F6">
        <w:rPr>
          <w:vertAlign w:val="superscript"/>
        </w:rPr>
        <w:t>st</w:t>
      </w:r>
      <w:r w:rsidRPr="00485C6B">
        <w:t xml:space="preserve"> December 2008 both Mr Harford and Mr </w:t>
      </w:r>
      <w:proofErr w:type="spellStart"/>
      <w:r w:rsidRPr="00485C6B">
        <w:t>Shukry</w:t>
      </w:r>
      <w:proofErr w:type="spellEnd"/>
      <w:r w:rsidRPr="00485C6B">
        <w:t xml:space="preserve"> give their business line approval for the proposed loan. </w:t>
      </w:r>
    </w:p>
    <w:p w14:paraId="532C453D" w14:textId="77777777" w:rsidR="00C3468A" w:rsidRPr="00C3468A" w:rsidRDefault="00C3468A" w:rsidP="00C3468A">
      <w:pPr>
        <w:keepNext/>
        <w:widowControl w:val="0"/>
        <w:numPr>
          <w:ilvl w:val="0"/>
          <w:numId w:val="1"/>
        </w:numPr>
        <w:autoSpaceDE w:val="0"/>
        <w:autoSpaceDN w:val="0"/>
        <w:adjustRightInd w:val="0"/>
        <w:spacing w:before="240" w:after="240" w:line="360" w:lineRule="auto"/>
        <w:jc w:val="both"/>
        <w:rPr>
          <w:rFonts w:ascii="Calibri" w:hAnsi="Calibri" w:cs="Calibri"/>
          <w:color w:val="FF0000"/>
        </w:rPr>
      </w:pPr>
      <w:r w:rsidRPr="002D4A60">
        <w:rPr>
          <w:rFonts w:ascii="Calibri" w:hAnsi="Calibri" w:cs="Calibri"/>
        </w:rPr>
        <w:t>On the 27</w:t>
      </w:r>
      <w:r w:rsidRPr="002D4A60">
        <w:rPr>
          <w:rFonts w:ascii="Calibri" w:hAnsi="Calibri" w:cs="Calibri"/>
          <w:vertAlign w:val="superscript"/>
        </w:rPr>
        <w:t>th</w:t>
      </w:r>
      <w:r w:rsidRPr="002D4A60">
        <w:rPr>
          <w:rFonts w:ascii="Calibri" w:hAnsi="Calibri" w:cs="Calibri"/>
        </w:rPr>
        <w:t xml:space="preserve"> December 2008 Mr Bonnant gives his authority to remit $4,000,000.00 to Spectrum Aerospace USA in the United States. </w:t>
      </w:r>
      <w:r w:rsidRPr="00C3468A">
        <w:rPr>
          <w:rFonts w:ascii="Calibri" w:hAnsi="Calibri" w:cs="Calibri"/>
          <w:color w:val="FF0000"/>
        </w:rPr>
        <w:t>Other dates?</w:t>
      </w:r>
    </w:p>
    <w:p w14:paraId="64691537" w14:textId="77777777" w:rsidR="00C3468A" w:rsidRPr="009C34C0" w:rsidRDefault="00C3468A" w:rsidP="00C3468A">
      <w:pPr>
        <w:keepNext/>
        <w:widowControl w:val="0"/>
        <w:numPr>
          <w:ilvl w:val="0"/>
          <w:numId w:val="1"/>
        </w:numPr>
        <w:autoSpaceDE w:val="0"/>
        <w:autoSpaceDN w:val="0"/>
        <w:adjustRightInd w:val="0"/>
        <w:spacing w:before="240" w:after="240" w:line="360" w:lineRule="auto"/>
        <w:jc w:val="both"/>
        <w:rPr>
          <w:rFonts w:ascii="Calibri" w:hAnsi="Calibri" w:cs="Calibri"/>
        </w:rPr>
      </w:pPr>
      <w:r>
        <w:rPr>
          <w:rFonts w:ascii="Calibri" w:hAnsi="Calibri" w:cs="Calibri"/>
        </w:rPr>
        <w:t>O</w:t>
      </w:r>
      <w:r w:rsidRPr="009C34C0">
        <w:rPr>
          <w:rFonts w:ascii="Calibri" w:hAnsi="Calibri" w:cs="Calibri"/>
        </w:rPr>
        <w:t>n the 6</w:t>
      </w:r>
      <w:r w:rsidRPr="009C34C0">
        <w:rPr>
          <w:rFonts w:ascii="Calibri" w:hAnsi="Calibri" w:cs="Calibri"/>
          <w:vertAlign w:val="superscript"/>
        </w:rPr>
        <w:t>th</w:t>
      </w:r>
      <w:r w:rsidRPr="009C34C0">
        <w:rPr>
          <w:rFonts w:ascii="Calibri" w:hAnsi="Calibri" w:cs="Calibri"/>
        </w:rPr>
        <w:t xml:space="preserve"> January, </w:t>
      </w:r>
      <w:r>
        <w:rPr>
          <w:rFonts w:ascii="Calibri" w:hAnsi="Calibri" w:cs="Calibri"/>
        </w:rPr>
        <w:t xml:space="preserve">Mr </w:t>
      </w:r>
      <w:proofErr w:type="spellStart"/>
      <w:r>
        <w:rPr>
          <w:rFonts w:ascii="Calibri" w:hAnsi="Calibri" w:cs="Calibri"/>
        </w:rPr>
        <w:t>Valgimilgi</w:t>
      </w:r>
      <w:proofErr w:type="spellEnd"/>
      <w:r>
        <w:rPr>
          <w:rFonts w:ascii="Calibri" w:hAnsi="Calibri" w:cs="Calibri"/>
        </w:rPr>
        <w:t xml:space="preserve"> </w:t>
      </w:r>
      <w:r w:rsidRPr="009C34C0">
        <w:rPr>
          <w:rFonts w:ascii="Calibri" w:hAnsi="Calibri" w:cs="Calibri"/>
        </w:rPr>
        <w:t>me</w:t>
      </w:r>
      <w:r>
        <w:rPr>
          <w:rFonts w:ascii="Calibri" w:hAnsi="Calibri" w:cs="Calibri"/>
        </w:rPr>
        <w:t>t with</w:t>
      </w:r>
      <w:r w:rsidRPr="009C34C0">
        <w:rPr>
          <w:rFonts w:ascii="Calibri" w:hAnsi="Calibri" w:cs="Calibri"/>
        </w:rPr>
        <w:t xml:space="preserve"> Marc Bonnant in Switzerland</w:t>
      </w:r>
      <w:r>
        <w:rPr>
          <w:rFonts w:ascii="Calibri" w:hAnsi="Calibri" w:cs="Calibri"/>
        </w:rPr>
        <w:t>,</w:t>
      </w:r>
      <w:r w:rsidRPr="009C34C0">
        <w:rPr>
          <w:rFonts w:ascii="Calibri" w:hAnsi="Calibri" w:cs="Calibri"/>
        </w:rPr>
        <w:t xml:space="preserve"> </w:t>
      </w:r>
      <w:r>
        <w:rPr>
          <w:rFonts w:ascii="Calibri" w:hAnsi="Calibri" w:cs="Calibri"/>
        </w:rPr>
        <w:t>and on the 27</w:t>
      </w:r>
      <w:r w:rsidRPr="00CB0FAC">
        <w:rPr>
          <w:rFonts w:ascii="Calibri" w:hAnsi="Calibri" w:cs="Calibri"/>
          <w:vertAlign w:val="superscript"/>
        </w:rPr>
        <w:t>th</w:t>
      </w:r>
      <w:r>
        <w:rPr>
          <w:rFonts w:ascii="Calibri" w:hAnsi="Calibri" w:cs="Calibri"/>
        </w:rPr>
        <w:t xml:space="preserve"> January 2009, he </w:t>
      </w:r>
      <w:r w:rsidRPr="009C34C0">
        <w:rPr>
          <w:rFonts w:ascii="Calibri" w:hAnsi="Calibri" w:cs="Calibri"/>
        </w:rPr>
        <w:t>me</w:t>
      </w:r>
      <w:r>
        <w:rPr>
          <w:rFonts w:ascii="Calibri" w:hAnsi="Calibri" w:cs="Calibri"/>
        </w:rPr>
        <w:t>t with</w:t>
      </w:r>
      <w:r w:rsidRPr="009C34C0">
        <w:rPr>
          <w:rFonts w:ascii="Calibri" w:hAnsi="Calibri" w:cs="Calibri"/>
        </w:rPr>
        <w:t xml:space="preserve"> </w:t>
      </w:r>
      <w:proofErr w:type="spellStart"/>
      <w:r w:rsidRPr="009C34C0">
        <w:rPr>
          <w:rFonts w:ascii="Calibri" w:hAnsi="Calibri" w:cs="Calibri"/>
        </w:rPr>
        <w:t>Hala</w:t>
      </w:r>
      <w:proofErr w:type="spellEnd"/>
      <w:r w:rsidRPr="009C34C0">
        <w:rPr>
          <w:rFonts w:ascii="Calibri" w:hAnsi="Calibri" w:cs="Calibri"/>
        </w:rPr>
        <w:t xml:space="preserve"> </w:t>
      </w:r>
      <w:proofErr w:type="spellStart"/>
      <w:r w:rsidRPr="009C34C0">
        <w:rPr>
          <w:rFonts w:ascii="Calibri" w:hAnsi="Calibri" w:cs="Calibri"/>
        </w:rPr>
        <w:t>Frangie</w:t>
      </w:r>
      <w:proofErr w:type="spellEnd"/>
      <w:r w:rsidRPr="009C34C0">
        <w:rPr>
          <w:rFonts w:ascii="Calibri" w:hAnsi="Calibri" w:cs="Calibri"/>
        </w:rPr>
        <w:t xml:space="preserve"> in Beirut</w:t>
      </w:r>
      <w:r>
        <w:rPr>
          <w:rFonts w:ascii="Calibri" w:hAnsi="Calibri" w:cs="Calibri"/>
        </w:rPr>
        <w:t xml:space="preserve">. Both meetings were arranged to discuss the details of the loan proposals and to verify the ownership of Ziad’s complex corporate structure. The bank was keen to gain custody in Geneva of the bearer shares in Arcos Assets and the Fiduciary account of </w:t>
      </w:r>
      <w:proofErr w:type="spellStart"/>
      <w:r>
        <w:rPr>
          <w:rFonts w:ascii="Calibri" w:hAnsi="Calibri" w:cs="Calibri"/>
        </w:rPr>
        <w:t>Illor</w:t>
      </w:r>
      <w:proofErr w:type="spellEnd"/>
      <w:r>
        <w:rPr>
          <w:rFonts w:ascii="Calibri" w:hAnsi="Calibri" w:cs="Calibri"/>
        </w:rPr>
        <w:t xml:space="preserve"> 1 &amp; </w:t>
      </w:r>
      <w:proofErr w:type="spellStart"/>
      <w:r>
        <w:rPr>
          <w:rFonts w:ascii="Calibri" w:hAnsi="Calibri" w:cs="Calibri"/>
        </w:rPr>
        <w:t>Illor</w:t>
      </w:r>
      <w:proofErr w:type="spellEnd"/>
      <w:r>
        <w:rPr>
          <w:rFonts w:ascii="Calibri" w:hAnsi="Calibri" w:cs="Calibri"/>
        </w:rPr>
        <w:t xml:space="preserve"> 2. However, as Mr Harford states in an email on the 23</w:t>
      </w:r>
      <w:r w:rsidRPr="00CB0FAC">
        <w:rPr>
          <w:rFonts w:ascii="Calibri" w:hAnsi="Calibri" w:cs="Calibri"/>
          <w:vertAlign w:val="superscript"/>
        </w:rPr>
        <w:t>rd</w:t>
      </w:r>
      <w:r>
        <w:rPr>
          <w:rFonts w:ascii="Calibri" w:hAnsi="Calibri" w:cs="Calibri"/>
        </w:rPr>
        <w:t xml:space="preserve"> January 2009, “</w:t>
      </w:r>
      <w:r>
        <w:rPr>
          <w:rFonts w:ascii="Calibri" w:hAnsi="Calibri" w:cs="Calibri"/>
          <w:i/>
        </w:rPr>
        <w:t>[the bank]</w:t>
      </w:r>
      <w:r w:rsidRPr="00764CBF">
        <w:rPr>
          <w:rFonts w:ascii="Calibri" w:hAnsi="Calibri" w:cs="Calibri"/>
          <w:i/>
        </w:rPr>
        <w:t xml:space="preserve"> would also be </w:t>
      </w:r>
      <w:r w:rsidRPr="00764CBF">
        <w:rPr>
          <w:rFonts w:ascii="Calibri" w:hAnsi="Calibri" w:cs="Calibri"/>
          <w:i/>
        </w:rPr>
        <w:lastRenderedPageBreak/>
        <w:t xml:space="preserve">prepared to accept this custody being held by </w:t>
      </w:r>
      <w:proofErr w:type="spellStart"/>
      <w:proofErr w:type="gramStart"/>
      <w:r w:rsidRPr="00764CBF">
        <w:rPr>
          <w:rFonts w:ascii="Calibri" w:hAnsi="Calibri" w:cs="Calibri"/>
          <w:i/>
        </w:rPr>
        <w:t>M.Bonnant</w:t>
      </w:r>
      <w:proofErr w:type="spellEnd"/>
      <w:proofErr w:type="gramEnd"/>
      <w:r w:rsidRPr="00764CBF">
        <w:rPr>
          <w:rFonts w:ascii="Calibri" w:hAnsi="Calibri" w:cs="Calibri"/>
          <w:i/>
        </w:rPr>
        <w:t xml:space="preserve"> in Geneva, in light of his position and reputation”.</w:t>
      </w:r>
      <w:r>
        <w:rPr>
          <w:rFonts w:ascii="Calibri" w:hAnsi="Calibri" w:cs="Calibri"/>
        </w:rPr>
        <w:t xml:space="preserve"> </w:t>
      </w:r>
    </w:p>
    <w:p w14:paraId="2E5FD9F0" w14:textId="77777777" w:rsidR="00C3468A" w:rsidRDefault="00C3468A" w:rsidP="00C3468A">
      <w:pPr>
        <w:keepNext/>
        <w:widowControl w:val="0"/>
        <w:numPr>
          <w:ilvl w:val="0"/>
          <w:numId w:val="1"/>
        </w:numPr>
        <w:autoSpaceDE w:val="0"/>
        <w:autoSpaceDN w:val="0"/>
        <w:adjustRightInd w:val="0"/>
        <w:spacing w:before="240" w:after="240" w:line="360" w:lineRule="auto"/>
        <w:jc w:val="both"/>
        <w:rPr>
          <w:rFonts w:ascii="Calibri" w:hAnsi="Calibri" w:cs="Calibri"/>
        </w:rPr>
      </w:pPr>
      <w:r>
        <w:rPr>
          <w:rFonts w:ascii="Calibri" w:hAnsi="Calibri" w:cs="Calibri"/>
        </w:rPr>
        <w:t>In early January 2009, the bank discovered that there was a Home Rights Charge on the London Property. The bank informs John Hall they cannot proceed while the HRC is on the London Property. Mr Takieddine then manipulates our client into removing the charge by</w:t>
      </w:r>
      <w:r w:rsidRPr="00C3468A">
        <w:rPr>
          <w:rFonts w:ascii="Calibri" w:hAnsi="Calibri" w:cs="Calibri"/>
          <w:b/>
          <w:color w:val="FF0000"/>
        </w:rPr>
        <w:t>…(explain).</w:t>
      </w:r>
      <w:r w:rsidRPr="00C3468A">
        <w:rPr>
          <w:rFonts w:ascii="Calibri" w:hAnsi="Calibri" w:cs="Calibri"/>
          <w:color w:val="FF0000"/>
        </w:rPr>
        <w:t xml:space="preserve"> </w:t>
      </w:r>
      <w:r>
        <w:rPr>
          <w:rFonts w:ascii="Calibri" w:hAnsi="Calibri" w:cs="Calibri"/>
        </w:rPr>
        <w:t xml:space="preserve">Our client was not told the reason for why the charge was to be removed. </w:t>
      </w:r>
    </w:p>
    <w:p w14:paraId="2E38A8CD" w14:textId="77777777" w:rsidR="00C3468A" w:rsidRDefault="00C3468A" w:rsidP="00C3468A">
      <w:pPr>
        <w:keepNext/>
        <w:widowControl w:val="0"/>
        <w:numPr>
          <w:ilvl w:val="0"/>
          <w:numId w:val="1"/>
        </w:numPr>
        <w:autoSpaceDE w:val="0"/>
        <w:autoSpaceDN w:val="0"/>
        <w:adjustRightInd w:val="0"/>
        <w:spacing w:before="240" w:after="240" w:line="360" w:lineRule="auto"/>
        <w:jc w:val="both"/>
        <w:rPr>
          <w:rFonts w:ascii="Calibri" w:hAnsi="Calibri" w:cs="Calibri"/>
        </w:rPr>
      </w:pPr>
      <w:r w:rsidRPr="00BE63F6">
        <w:rPr>
          <w:rFonts w:ascii="Calibri" w:hAnsi="Calibri" w:cs="Calibri"/>
        </w:rPr>
        <w:t>The loan was completed on the 12</w:t>
      </w:r>
      <w:r w:rsidRPr="004435DA">
        <w:rPr>
          <w:rFonts w:ascii="Calibri" w:hAnsi="Calibri" w:cs="Calibri"/>
          <w:vertAlign w:val="superscript"/>
        </w:rPr>
        <w:t>th</w:t>
      </w:r>
      <w:r w:rsidRPr="00BE63F6">
        <w:rPr>
          <w:rFonts w:ascii="Calibri" w:hAnsi="Calibri" w:cs="Calibri"/>
        </w:rPr>
        <w:t xml:space="preserve"> February 2009. </w:t>
      </w:r>
      <w:r w:rsidRPr="00BA0B5D">
        <w:rPr>
          <w:rFonts w:ascii="Calibri" w:hAnsi="Calibri" w:cs="Calibri"/>
        </w:rPr>
        <w:t>Alain France</w:t>
      </w:r>
      <w:r>
        <w:rPr>
          <w:rFonts w:ascii="Calibri" w:hAnsi="Calibri" w:cs="Calibri"/>
        </w:rPr>
        <w:t>,</w:t>
      </w:r>
      <w:r w:rsidRPr="00BA0B5D">
        <w:rPr>
          <w:rFonts w:ascii="Calibri" w:hAnsi="Calibri" w:cs="Calibri"/>
        </w:rPr>
        <w:t xml:space="preserve"> whilst giving evidence to the French authorities</w:t>
      </w:r>
      <w:r>
        <w:rPr>
          <w:rFonts w:ascii="Calibri" w:hAnsi="Calibri" w:cs="Calibri"/>
        </w:rPr>
        <w:t>,</w:t>
      </w:r>
      <w:r w:rsidRPr="00BA0B5D">
        <w:rPr>
          <w:rFonts w:ascii="Calibri" w:hAnsi="Calibri" w:cs="Calibri"/>
        </w:rPr>
        <w:t xml:space="preserve"> has stated that he</w:t>
      </w:r>
      <w:r w:rsidRPr="00BA0B5D">
        <w:rPr>
          <w:rFonts w:ascii="Calibri" w:hAnsi="Calibri" w:cs="Calibri"/>
          <w:i/>
          <w:iCs/>
          <w:highlight w:val="white"/>
        </w:rPr>
        <w:t xml:space="preserve"> “signed the loan application in the presence of Mr. Takieddine and the director of the Barclay</w:t>
      </w:r>
      <w:r w:rsidRPr="004435DA">
        <w:rPr>
          <w:rFonts w:ascii="Calibri" w:hAnsi="Calibri" w:cs="Calibri"/>
        </w:rPr>
        <w:t>s</w:t>
      </w:r>
      <w:r>
        <w:rPr>
          <w:rFonts w:ascii="Calibri" w:hAnsi="Calibri" w:cs="Calibri"/>
        </w:rPr>
        <w:t>”</w:t>
      </w:r>
      <w:r w:rsidRPr="004435DA">
        <w:rPr>
          <w:rFonts w:ascii="Calibri" w:hAnsi="Calibri" w:cs="Calibri"/>
        </w:rPr>
        <w:t xml:space="preserve">. It is our understanding that this was Mr </w:t>
      </w:r>
      <w:proofErr w:type="spellStart"/>
      <w:r w:rsidRPr="004435DA">
        <w:rPr>
          <w:rFonts w:ascii="Calibri" w:hAnsi="Calibri" w:cs="Calibri"/>
        </w:rPr>
        <w:t>Kerbidi</w:t>
      </w:r>
      <w:proofErr w:type="spellEnd"/>
      <w:r w:rsidRPr="004435DA">
        <w:rPr>
          <w:rFonts w:ascii="Calibri" w:hAnsi="Calibri" w:cs="Calibri"/>
        </w:rPr>
        <w:t>. The equity release was achieved by way of two secured charges; one in London (“the London Charge”) and one in Paris (“the Paris Charge”). The London Charge secured a loan made by the Bank to Warwick Estates Limited of £6m. The Paris Charge, processed through Barclays Monaco, provided an additional €6m loan by the Bank to SCI Lamartine secured by a charge over the Paris Property. Despite the equity release being made in two loans</w:t>
      </w:r>
      <w:commentRangeStart w:id="1"/>
      <w:r w:rsidRPr="004435DA">
        <w:rPr>
          <w:rFonts w:ascii="Calibri" w:hAnsi="Calibri" w:cs="Calibri"/>
        </w:rPr>
        <w:t xml:space="preserve">, it was really one </w:t>
      </w:r>
      <w:commentRangeEnd w:id="1"/>
      <w:r>
        <w:rPr>
          <w:rStyle w:val="CommentReference"/>
          <w:rFonts w:ascii="Calibri" w:hAnsi="Calibri" w:cs="Calibri"/>
        </w:rPr>
        <w:commentReference w:id="1"/>
      </w:r>
      <w:r w:rsidRPr="004435DA">
        <w:rPr>
          <w:rFonts w:ascii="Calibri" w:hAnsi="Calibri" w:cs="Calibri"/>
        </w:rPr>
        <w:t xml:space="preserve">payment; the London loan and £1.2 million of the Paris loan was used to pay off a previous charge by Standard Bank of £6 million on the London property. </w:t>
      </w:r>
    </w:p>
    <w:p w14:paraId="4EB0876E" w14:textId="77777777" w:rsidR="00C3468A" w:rsidRDefault="00C3468A" w:rsidP="00C3468A">
      <w:pPr>
        <w:keepNext/>
        <w:widowControl w:val="0"/>
        <w:numPr>
          <w:ilvl w:val="0"/>
          <w:numId w:val="1"/>
        </w:numPr>
        <w:autoSpaceDE w:val="0"/>
        <w:autoSpaceDN w:val="0"/>
        <w:adjustRightInd w:val="0"/>
        <w:spacing w:before="240" w:after="240" w:line="360" w:lineRule="auto"/>
        <w:jc w:val="both"/>
        <w:rPr>
          <w:rFonts w:ascii="Calibri" w:hAnsi="Calibri" w:cs="Calibri"/>
        </w:rPr>
      </w:pPr>
      <w:r>
        <w:rPr>
          <w:rFonts w:ascii="Calibri" w:hAnsi="Calibri" w:cs="Calibri"/>
        </w:rPr>
        <w:t xml:space="preserve">The bank transferred </w:t>
      </w:r>
      <w:r>
        <w:rPr>
          <w:rFonts w:ascii="Calibri" w:hAnsi="Calibri" w:cs="Calibri"/>
          <w:color w:val="000000"/>
          <w:highlight w:val="white"/>
        </w:rPr>
        <w:t>€</w:t>
      </w:r>
      <w:r>
        <w:rPr>
          <w:rFonts w:ascii="Calibri" w:hAnsi="Calibri" w:cs="Calibri"/>
        </w:rPr>
        <w:t>3.155 million to Spectrum Aerospace on the 3</w:t>
      </w:r>
      <w:r w:rsidRPr="004435DA">
        <w:rPr>
          <w:rFonts w:ascii="Calibri" w:hAnsi="Calibri" w:cs="Calibri"/>
          <w:vertAlign w:val="superscript"/>
        </w:rPr>
        <w:t>rd</w:t>
      </w:r>
      <w:r>
        <w:rPr>
          <w:rFonts w:ascii="Calibri" w:hAnsi="Calibri" w:cs="Calibri"/>
        </w:rPr>
        <w:t xml:space="preserve"> March 2009, </w:t>
      </w:r>
      <w:r>
        <w:rPr>
          <w:rFonts w:ascii="Calibri" w:hAnsi="Calibri" w:cs="Calibri"/>
          <w:color w:val="000000"/>
          <w:highlight w:val="white"/>
        </w:rPr>
        <w:t>€</w:t>
      </w:r>
      <w:r>
        <w:rPr>
          <w:rFonts w:ascii="Calibri" w:hAnsi="Calibri" w:cs="Calibri"/>
        </w:rPr>
        <w:t xml:space="preserve">1.32 million to WEL, and </w:t>
      </w:r>
      <w:r>
        <w:rPr>
          <w:rFonts w:ascii="Calibri" w:hAnsi="Calibri" w:cs="Calibri"/>
          <w:color w:val="000000"/>
          <w:highlight w:val="white"/>
        </w:rPr>
        <w:t>€</w:t>
      </w:r>
      <w:r>
        <w:rPr>
          <w:rFonts w:ascii="Calibri" w:hAnsi="Calibri" w:cs="Calibri"/>
        </w:rPr>
        <w:t>1.2 million to Alveston International in Lebanon on the 13</w:t>
      </w:r>
      <w:r w:rsidRPr="004435DA">
        <w:rPr>
          <w:rFonts w:ascii="Calibri" w:hAnsi="Calibri" w:cs="Calibri"/>
          <w:vertAlign w:val="superscript"/>
        </w:rPr>
        <w:t>th</w:t>
      </w:r>
      <w:r>
        <w:rPr>
          <w:rFonts w:ascii="Calibri" w:hAnsi="Calibri" w:cs="Calibri"/>
        </w:rPr>
        <w:t xml:space="preserve"> February 2013.</w:t>
      </w:r>
    </w:p>
    <w:p w14:paraId="65486153" w14:textId="77777777" w:rsidR="00C3468A" w:rsidRDefault="00C3468A" w:rsidP="00C3468A">
      <w:pPr>
        <w:keepNext/>
        <w:widowControl w:val="0"/>
        <w:numPr>
          <w:ilvl w:val="0"/>
          <w:numId w:val="1"/>
        </w:numPr>
        <w:autoSpaceDE w:val="0"/>
        <w:autoSpaceDN w:val="0"/>
        <w:adjustRightInd w:val="0"/>
        <w:spacing w:before="120" w:after="120" w:line="360" w:lineRule="auto"/>
        <w:jc w:val="both"/>
        <w:rPr>
          <w:rFonts w:ascii="Calibri" w:hAnsi="Calibri" w:cs="Calibri"/>
          <w:b/>
          <w:bCs/>
          <w:highlight w:val="white"/>
        </w:rPr>
      </w:pPr>
      <w:r>
        <w:rPr>
          <w:rFonts w:ascii="Calibri" w:hAnsi="Calibri" w:cs="Calibri"/>
        </w:rPr>
        <w:t xml:space="preserve">The bank knew that Ziad Takieddine was married to our client and that they were married under the French Matrimonial Regime of community of property, whereby all assets acquired by the couple during the marriage are jointly owned by them in indivisible shares. The bank was aware of an HRC on the London property, and that it was public knowledge that Ziad Takieddine was engaged in high-value divorce proceedings with our client. Despite this, the bank secured the charges without our client’s knowledge or consent. This </w:t>
      </w:r>
      <w:r>
        <w:rPr>
          <w:rFonts w:ascii="Calibri" w:hAnsi="Calibri" w:cs="Calibri"/>
          <w:highlight w:val="white"/>
        </w:rPr>
        <w:t xml:space="preserve">breaches the French Matrimonial Regime Nicola and ZT were married </w:t>
      </w:r>
      <w:proofErr w:type="spellStart"/>
      <w:proofErr w:type="gramStart"/>
      <w:r>
        <w:rPr>
          <w:rFonts w:ascii="Calibri" w:hAnsi="Calibri" w:cs="Calibri"/>
          <w:highlight w:val="white"/>
        </w:rPr>
        <w:t>under.</w:t>
      </w:r>
      <w:r>
        <w:rPr>
          <w:rFonts w:ascii="Calibri" w:hAnsi="Calibri" w:cs="Calibri"/>
        </w:rPr>
        <w:t>This</w:t>
      </w:r>
      <w:proofErr w:type="spellEnd"/>
      <w:proofErr w:type="gramEnd"/>
      <w:r>
        <w:rPr>
          <w:rFonts w:ascii="Calibri" w:hAnsi="Calibri" w:cs="Calibri"/>
        </w:rPr>
        <w:t xml:space="preserve"> amounts to a conspiracy to defraud our client because </w:t>
      </w:r>
      <w:r>
        <w:rPr>
          <w:rFonts w:ascii="Calibri" w:hAnsi="Calibri" w:cs="Calibri"/>
          <w:highlight w:val="white"/>
        </w:rPr>
        <w:t>the Bank agreed with Ziad Takieddine by dishonesty to deprive our client of her interest in the properties.</w:t>
      </w:r>
    </w:p>
    <w:p w14:paraId="24CA893E" w14:textId="77777777" w:rsidR="00C3468A" w:rsidRDefault="00C3468A" w:rsidP="00C3468A">
      <w:pPr>
        <w:keepNext/>
        <w:widowControl w:val="0"/>
        <w:numPr>
          <w:ilvl w:val="0"/>
          <w:numId w:val="1"/>
        </w:numPr>
        <w:autoSpaceDE w:val="0"/>
        <w:autoSpaceDN w:val="0"/>
        <w:adjustRightInd w:val="0"/>
        <w:spacing w:before="120" w:after="120" w:line="360" w:lineRule="auto"/>
        <w:jc w:val="both"/>
        <w:rPr>
          <w:rFonts w:ascii="Calibri" w:hAnsi="Calibri" w:cs="Calibri"/>
          <w:b/>
          <w:bCs/>
        </w:rPr>
      </w:pPr>
      <w:r>
        <w:rPr>
          <w:rFonts w:ascii="Calibri" w:hAnsi="Calibri" w:cs="Calibri"/>
        </w:rPr>
        <w:t>At all material times the bank knew they were dealing with Ziad Takieddine. They correctly identified Mr Takieddine as a PEP and therefore s</w:t>
      </w:r>
      <w:r>
        <w:rPr>
          <w:rFonts w:ascii="Calibri" w:hAnsi="Calibri" w:cs="Calibri"/>
          <w:shd w:val="clear" w:color="auto" w:fill="FFFFFF"/>
        </w:rPr>
        <w:t>hould have applied enhanced levels of due diligence and monitoring to the loans</w:t>
      </w:r>
      <w:r>
        <w:rPr>
          <w:rFonts w:ascii="Calibri" w:hAnsi="Calibri" w:cs="Calibri"/>
        </w:rPr>
        <w:t xml:space="preserve">. </w:t>
      </w:r>
      <w:r>
        <w:rPr>
          <w:rFonts w:ascii="Calibri" w:hAnsi="Calibri" w:cs="Calibri"/>
          <w:shd w:val="clear" w:color="auto" w:fill="FFFFFF"/>
        </w:rPr>
        <w:t xml:space="preserve">The circumstances of the proposed equity release, together with the PEP </w:t>
      </w:r>
      <w:r>
        <w:rPr>
          <w:rFonts w:ascii="Calibri" w:hAnsi="Calibri" w:cs="Calibri"/>
          <w:shd w:val="clear" w:color="auto" w:fill="FFFFFF"/>
        </w:rPr>
        <w:lastRenderedPageBreak/>
        <w:t xml:space="preserve">status of the individuals, indicated a higher level of risk. </w:t>
      </w:r>
    </w:p>
    <w:p w14:paraId="08FFCC12" w14:textId="77777777" w:rsidR="00C3468A" w:rsidRDefault="00C3468A" w:rsidP="00C3468A">
      <w:pPr>
        <w:keepNext/>
        <w:widowControl w:val="0"/>
        <w:numPr>
          <w:ilvl w:val="0"/>
          <w:numId w:val="1"/>
        </w:numPr>
        <w:autoSpaceDE w:val="0"/>
        <w:autoSpaceDN w:val="0"/>
        <w:adjustRightInd w:val="0"/>
        <w:spacing w:before="120" w:after="120" w:line="360" w:lineRule="auto"/>
        <w:jc w:val="both"/>
        <w:rPr>
          <w:rFonts w:ascii="Calibri" w:hAnsi="Calibri" w:cs="Calibri"/>
          <w:b/>
          <w:bCs/>
        </w:rPr>
      </w:pPr>
      <w:r>
        <w:rPr>
          <w:rFonts w:ascii="Calibri" w:hAnsi="Calibri" w:cs="Calibri"/>
        </w:rPr>
        <w:t>The bank knew that WEL and Lamartine were structured by Ziad Takieddine through screen companies in offshore locations to hide his wealth and to avoid paying tax in France. This is evidenced through two diagrams produced by the bank in the credit report, and where the bank state, “</w:t>
      </w:r>
      <w:r>
        <w:rPr>
          <w:rFonts w:ascii="Calibri" w:hAnsi="Calibri" w:cs="Calibri"/>
          <w:i/>
          <w:iCs/>
        </w:rPr>
        <w:t>as is to be expected of a client of Ziad’s nature, his assets are owned by way of offshore SPV structures, although he, and not a Trust, is the direct beneficial owner of all of them</w:t>
      </w:r>
      <w:r>
        <w:rPr>
          <w:rFonts w:ascii="Calibri" w:hAnsi="Calibri" w:cs="Calibri"/>
        </w:rPr>
        <w:t xml:space="preserve">”. At the time, the bank should have been using guidance </w:t>
      </w:r>
      <w:r w:rsidRPr="009A7618">
        <w:t>from the Joint Money Laundering Steering Group</w:t>
      </w:r>
      <w:r>
        <w:t xml:space="preserve"> (“JMLSG"</w:t>
      </w:r>
      <w:ins w:id="2" w:author="User" w:date="2019-01-23T11:29:00Z">
        <w:r>
          <w:t>)</w:t>
        </w:r>
      </w:ins>
      <w:r>
        <w:t xml:space="preserve">. The regulation described in that guidance </w:t>
      </w:r>
      <w:r>
        <w:rPr>
          <w:rFonts w:ascii="Calibri" w:hAnsi="Calibri" w:cs="Calibri"/>
        </w:rPr>
        <w:t xml:space="preserve">meant that </w:t>
      </w:r>
      <w:r>
        <w:t xml:space="preserve">Barclays had to apply a higher level of due diligence in order to satisfy themselves that there are sound economic or other reasons for Ziad’s use of such a complex structure. </w:t>
      </w:r>
      <w:r>
        <w:rPr>
          <w:rFonts w:ascii="Calibri" w:hAnsi="Calibri" w:cs="Calibri"/>
        </w:rPr>
        <w:t>This was to ensure that they</w:t>
      </w:r>
      <w:r>
        <w:t xml:space="preserve"> minimised the risk of being used for criminal purposes and, in particular, of facilitating money laundering or terrorist financing</w:t>
      </w:r>
      <w:r>
        <w:rPr>
          <w:rFonts w:ascii="Calibri" w:hAnsi="Calibri" w:cs="Calibri"/>
        </w:rPr>
        <w:t xml:space="preserve">. </w:t>
      </w:r>
    </w:p>
    <w:p w14:paraId="58447906" w14:textId="77777777" w:rsidR="00C3468A" w:rsidRDefault="00C3468A" w:rsidP="00C3468A">
      <w:pPr>
        <w:keepNext/>
        <w:widowControl w:val="0"/>
        <w:numPr>
          <w:ilvl w:val="0"/>
          <w:numId w:val="1"/>
        </w:numPr>
        <w:autoSpaceDE w:val="0"/>
        <w:autoSpaceDN w:val="0"/>
        <w:adjustRightInd w:val="0"/>
        <w:spacing w:before="120" w:after="120" w:line="360" w:lineRule="auto"/>
        <w:jc w:val="both"/>
        <w:rPr>
          <w:rFonts w:ascii="Calibri" w:hAnsi="Calibri" w:cs="Calibri"/>
          <w:b/>
          <w:bCs/>
        </w:rPr>
      </w:pPr>
      <w:r>
        <w:rPr>
          <w:rFonts w:ascii="Calibri" w:hAnsi="Calibri" w:cs="Calibri"/>
        </w:rPr>
        <w:t xml:space="preserve">The credit report offers no legitimate reason as to why Ziad structured his assets in such a complex way. The bank was aware that Ziad Takieddine had been and was attempting to hide his assets. They </w:t>
      </w:r>
      <w:r>
        <w:rPr>
          <w:rFonts w:ascii="Calibri" w:hAnsi="Calibri" w:cs="Calibri"/>
          <w:shd w:val="clear" w:color="auto" w:fill="FFFFFF"/>
        </w:rPr>
        <w:t xml:space="preserve">went to unacceptable lengths to accommodate Ziad. </w:t>
      </w:r>
      <w:r>
        <w:rPr>
          <w:rFonts w:ascii="Calibri" w:hAnsi="Calibri" w:cs="Calibri"/>
        </w:rPr>
        <w:t>In fact, the bank suggests in the credit report that the corporate structure allowed Ziad Takieddine to profit from the proceeds of tax evasion as evidenced by the following statement:</w:t>
      </w:r>
    </w:p>
    <w:p w14:paraId="55E3B4A5" w14:textId="77777777" w:rsidR="00C3468A" w:rsidRPr="00B86D38" w:rsidRDefault="00C3468A" w:rsidP="00C3468A">
      <w:pPr>
        <w:keepNext/>
        <w:widowControl w:val="0"/>
        <w:autoSpaceDE w:val="0"/>
        <w:autoSpaceDN w:val="0"/>
        <w:adjustRightInd w:val="0"/>
        <w:spacing w:before="120" w:after="120" w:line="360" w:lineRule="auto"/>
        <w:ind w:left="720"/>
        <w:jc w:val="both"/>
        <w:rPr>
          <w:ins w:id="3" w:author="User" w:date="2019-01-23T11:37:00Z"/>
          <w:rFonts w:ascii="Calibri" w:hAnsi="Calibri" w:cs="Calibri"/>
          <w:i/>
          <w:iCs/>
        </w:rPr>
      </w:pPr>
      <w:r>
        <w:rPr>
          <w:rFonts w:ascii="Calibri" w:hAnsi="Calibri" w:cs="Calibri"/>
          <w:i/>
          <w:iCs/>
        </w:rPr>
        <w:t>“</w:t>
      </w:r>
      <w:r w:rsidRPr="00215163">
        <w:rPr>
          <w:sz w:val="20"/>
          <w:szCs w:val="20"/>
        </w:rPr>
        <w:t>I</w:t>
      </w:r>
      <w:r w:rsidRPr="00B86D38">
        <w:t>t is highly likely that this is a conservative estimate of the client’s income position, as this only represents income from disclosed assets</w:t>
      </w:r>
      <w:r w:rsidRPr="00215163">
        <w:rPr>
          <w:sz w:val="20"/>
          <w:szCs w:val="20"/>
        </w:rPr>
        <w:t>.</w:t>
      </w:r>
      <w:r>
        <w:rPr>
          <w:sz w:val="20"/>
          <w:szCs w:val="20"/>
        </w:rPr>
        <w:t xml:space="preserve"> </w:t>
      </w:r>
      <w:r>
        <w:rPr>
          <w:rFonts w:ascii="Calibri" w:hAnsi="Calibri" w:cs="Calibri"/>
          <w:i/>
          <w:iCs/>
        </w:rPr>
        <w:t>It is probable the client has cash/investment assets further to the declared position, but he is reluctant to declare his full cash balances with 3</w:t>
      </w:r>
      <w:r>
        <w:rPr>
          <w:rFonts w:ascii="Calibri" w:hAnsi="Calibri" w:cs="Calibri"/>
          <w:i/>
          <w:iCs/>
          <w:vertAlign w:val="superscript"/>
        </w:rPr>
        <w:t>rd</w:t>
      </w:r>
      <w:r>
        <w:rPr>
          <w:rFonts w:ascii="Calibri" w:hAnsi="Calibri" w:cs="Calibri"/>
          <w:i/>
          <w:iCs/>
        </w:rPr>
        <w:t xml:space="preserve"> parties at this stage in the relationship.  His French residency, and associated tax regime, means he is cautious when discussing taxable income and assets.”</w:t>
      </w:r>
    </w:p>
    <w:p w14:paraId="1B95F323" w14:textId="77777777" w:rsidR="00C3468A" w:rsidRDefault="00C3468A" w:rsidP="00C3468A">
      <w:pPr>
        <w:keepNext/>
        <w:widowControl w:val="0"/>
        <w:numPr>
          <w:ilvl w:val="0"/>
          <w:numId w:val="1"/>
        </w:numPr>
        <w:autoSpaceDE w:val="0"/>
        <w:autoSpaceDN w:val="0"/>
        <w:adjustRightInd w:val="0"/>
        <w:spacing w:before="120" w:after="120" w:line="360" w:lineRule="auto"/>
        <w:jc w:val="both"/>
        <w:rPr>
          <w:rFonts w:ascii="Calibri" w:hAnsi="Calibri" w:cs="Calibri"/>
          <w:b/>
          <w:bCs/>
        </w:rPr>
      </w:pPr>
      <w:r>
        <w:rPr>
          <w:rFonts w:ascii="Calibri" w:hAnsi="Calibri" w:cs="Calibri"/>
        </w:rPr>
        <w:t xml:space="preserve">The bank must have either not undertaken a higher level of due diligence or ignored the wholly negative press at the time. This is a breach of </w:t>
      </w:r>
      <w:r>
        <w:t xml:space="preserve">Principle 2 of the FCA’s principle for business, which requires Barclays to conduct its business with due skill, care and diligence. </w:t>
      </w:r>
      <w:r>
        <w:rPr>
          <w:rFonts w:ascii="Calibri" w:hAnsi="Calibri" w:cs="Calibri"/>
        </w:rPr>
        <w:t xml:space="preserve">The bank failed to respond appropriately to a number of features of their potential business relationship with Ziad and his contacts that indicated a higher risk of financial crime; namely, Ziad’s links to organised crime and terrorism, the complex structure of his businesses, the use of offshore trusts, the geopolitical risks associated with his business, and the nature of his business. The bank is required to </w:t>
      </w:r>
      <w:r>
        <w:t xml:space="preserve">obtain appropriate senior management approval for establishing a business relationship with Mr Takieddine and to take adequate measures to establish the source of wealth and source of funds which are involved in the business relationship or occasional transaction. </w:t>
      </w:r>
      <w:r>
        <w:rPr>
          <w:rFonts w:ascii="Calibri" w:hAnsi="Calibri" w:cs="Calibri"/>
        </w:rPr>
        <w:t xml:space="preserve">Barclays deliberately ignored their regulatory </w:t>
      </w:r>
      <w:r>
        <w:rPr>
          <w:rFonts w:ascii="Calibri" w:hAnsi="Calibri" w:cs="Calibri"/>
        </w:rPr>
        <w:lastRenderedPageBreak/>
        <w:t xml:space="preserve">requirements knowing that it would injure our client. This is “sufficiently reprehensible” behaviour to constitute ‘unlawful means’. </w:t>
      </w:r>
    </w:p>
    <w:p w14:paraId="629D4D58" w14:textId="77777777" w:rsidR="00C3468A" w:rsidRDefault="00C3468A" w:rsidP="00C3468A">
      <w:pPr>
        <w:keepNext/>
        <w:widowControl w:val="0"/>
        <w:numPr>
          <w:ilvl w:val="0"/>
          <w:numId w:val="1"/>
        </w:numPr>
        <w:autoSpaceDE w:val="0"/>
        <w:autoSpaceDN w:val="0"/>
        <w:adjustRightInd w:val="0"/>
        <w:spacing w:before="120" w:after="120" w:line="360" w:lineRule="auto"/>
        <w:jc w:val="both"/>
        <w:rPr>
          <w:rFonts w:ascii="Calibri" w:hAnsi="Calibri" w:cs="Calibri"/>
        </w:rPr>
      </w:pPr>
      <w:r>
        <w:rPr>
          <w:rFonts w:ascii="Calibri" w:hAnsi="Calibri" w:cs="Calibri"/>
        </w:rPr>
        <w:t>Under Section 330 POCA 2002 and the Terrorism Act 2000, the bank had a duty to disclose information if they knew or suspected, or had reasonable grounds for knowing or suspecting, that Ziad Takieddine was engaging in money laundering or terrorist financing. The bank clearly knew or, at the very least, had reasonable grounds for knowing or suspecting Ziad Takieddine was engaging in money laundering. As far as our client is aware no report was made to a relevant authority (HM Treasury or SOCA) at the time. If no report was made, the bank failed in their duty to report anti-money laundering and terrorist financing.</w:t>
      </w:r>
    </w:p>
    <w:p w14:paraId="47AD1BAF" w14:textId="77777777" w:rsidR="00C3468A" w:rsidRDefault="00C3468A" w:rsidP="00C3468A">
      <w:pPr>
        <w:keepNext/>
        <w:widowControl w:val="0"/>
        <w:numPr>
          <w:ilvl w:val="0"/>
          <w:numId w:val="1"/>
        </w:numPr>
        <w:autoSpaceDE w:val="0"/>
        <w:autoSpaceDN w:val="0"/>
        <w:adjustRightInd w:val="0"/>
        <w:spacing w:before="120" w:after="120" w:line="360" w:lineRule="auto"/>
        <w:jc w:val="both"/>
        <w:rPr>
          <w:rFonts w:ascii="Calibri" w:hAnsi="Calibri" w:cs="Calibri"/>
        </w:rPr>
      </w:pPr>
      <w:r>
        <w:rPr>
          <w:rFonts w:ascii="Calibri" w:hAnsi="Calibri" w:cs="Calibri"/>
        </w:rPr>
        <w:t xml:space="preserve">The Bank not only failed to report Ziad to the relevant authorities, but also </w:t>
      </w:r>
      <w:r>
        <w:rPr>
          <w:rFonts w:ascii="Calibri" w:hAnsi="Calibri" w:cs="Calibri"/>
          <w:color w:val="000000"/>
          <w:shd w:val="clear" w:color="auto" w:fill="FFFFFF"/>
        </w:rPr>
        <w:t xml:space="preserve">entered into an arrangement which they knew would assist Ziad control and conceal the proceeds of crime. </w:t>
      </w:r>
      <w:r>
        <w:rPr>
          <w:rFonts w:ascii="Calibri" w:hAnsi="Calibri" w:cs="Calibri"/>
        </w:rPr>
        <w:t xml:space="preserve">The bank would have been aware that France had a wealth tax and that the equity release would assist Ziad Takieddine evade it by allowing him to dissipate his assets out of the relevant jurisdictions. The “legal and tax implications” were explicitly acknowledged by the bank in the credit report. Furthermore, Barclays actions </w:t>
      </w:r>
      <w:r>
        <w:rPr>
          <w:rFonts w:ascii="Calibri" w:hAnsi="Calibri" w:cs="Calibri"/>
          <w:color w:val="000000"/>
          <w:shd w:val="clear" w:color="auto" w:fill="FFFFFF"/>
        </w:rPr>
        <w:t xml:space="preserve">would </w:t>
      </w:r>
      <w:r>
        <w:rPr>
          <w:rFonts w:ascii="Calibri" w:hAnsi="Calibri" w:cs="Calibri"/>
        </w:rPr>
        <w:t xml:space="preserve">amount to the criminal offences of Cheating the Revenue if they occurred in the UK. </w:t>
      </w:r>
      <w:r>
        <w:rPr>
          <w:rFonts w:ascii="Calibri" w:hAnsi="Calibri" w:cs="Calibri"/>
          <w:color w:val="000000"/>
          <w:shd w:val="clear" w:color="auto" w:fill="FFFFFF"/>
        </w:rPr>
        <w:t>This is an offence under s. 227 and s. 228 of POCA whereby the bank</w:t>
      </w:r>
      <w:r>
        <w:t xml:space="preserve"> knowingly assisted Ziad in concealing, or entering into arrangements for the acquisition, use, and/or possession of, criminal property. </w:t>
      </w:r>
    </w:p>
    <w:p w14:paraId="570BE5EF" w14:textId="77777777" w:rsidR="00C3468A" w:rsidRDefault="00C3468A" w:rsidP="00C3468A">
      <w:pPr>
        <w:keepNext/>
        <w:widowControl w:val="0"/>
        <w:numPr>
          <w:ilvl w:val="0"/>
          <w:numId w:val="1"/>
        </w:numPr>
        <w:autoSpaceDE w:val="0"/>
        <w:autoSpaceDN w:val="0"/>
        <w:adjustRightInd w:val="0"/>
        <w:spacing w:before="240" w:after="240" w:line="360" w:lineRule="auto"/>
        <w:jc w:val="both"/>
        <w:rPr>
          <w:rFonts w:ascii="Calibri" w:hAnsi="Calibri" w:cs="Calibri"/>
          <w:highlight w:val="yellow"/>
        </w:rPr>
      </w:pPr>
      <w:r>
        <w:rPr>
          <w:rFonts w:ascii="Calibri" w:hAnsi="Calibri" w:cs="Calibri"/>
        </w:rPr>
        <w:t>The bank’s conduct is also an offence under s71 of the Criminal Justice Act 1993, whereby the bank assisted Ziad Takieddine commit a serious offence, OFI, related to tax in another member state, and would amount to the offence under</w:t>
      </w:r>
      <w:r>
        <w:rPr>
          <w:rFonts w:ascii="Calibri" w:hAnsi="Calibri" w:cs="Calibri"/>
          <w:b/>
          <w:bCs/>
        </w:rPr>
        <w:t xml:space="preserve"> </w:t>
      </w:r>
      <w:r>
        <w:rPr>
          <w:rFonts w:ascii="Calibri" w:hAnsi="Calibri" w:cs="Calibri"/>
        </w:rPr>
        <w:t>1(1), per Section 1A of the Criminal Law Act 1977.</w:t>
      </w:r>
    </w:p>
    <w:p w14:paraId="7E80E819" w14:textId="77777777" w:rsidR="00C3468A" w:rsidRDefault="00C3468A" w:rsidP="00C3468A">
      <w:pPr>
        <w:keepNext/>
        <w:widowControl w:val="0"/>
        <w:numPr>
          <w:ilvl w:val="0"/>
          <w:numId w:val="1"/>
        </w:numPr>
        <w:autoSpaceDE w:val="0"/>
        <w:autoSpaceDN w:val="0"/>
        <w:adjustRightInd w:val="0"/>
        <w:spacing w:before="240" w:after="240" w:line="360" w:lineRule="auto"/>
        <w:jc w:val="both"/>
        <w:rPr>
          <w:rFonts w:ascii="Calibri" w:hAnsi="Calibri" w:cs="Calibri"/>
        </w:rPr>
      </w:pPr>
      <w:r>
        <w:rPr>
          <w:rFonts w:ascii="Calibri" w:hAnsi="Calibri" w:cs="Calibri"/>
        </w:rPr>
        <w:t>The bank must have known about the corruption and fraud allegations made against Ziad Takieddine as they recognised him as a PEP. Seemingly, the bank was more interested in Ziad’s many corrupt contacts because they state in the credit report, “</w:t>
      </w:r>
      <w:r>
        <w:rPr>
          <w:rFonts w:ascii="Calibri" w:hAnsi="Calibri" w:cs="Calibri"/>
          <w:i/>
          <w:iCs/>
        </w:rPr>
        <w:t xml:space="preserve">It could prove extremely beneficial should we be able to provide the facility requested to have a man such as Ziad to speak well of the bank to his </w:t>
      </w:r>
      <w:r>
        <w:rPr>
          <w:rFonts w:ascii="Calibri" w:hAnsi="Calibri" w:cs="Calibri"/>
          <w:i/>
          <w:iCs/>
        </w:rPr>
        <w:lastRenderedPageBreak/>
        <w:t>acquaintances</w:t>
      </w:r>
      <w:r>
        <w:rPr>
          <w:rFonts w:ascii="Calibri" w:hAnsi="Calibri" w:cs="Calibri"/>
        </w:rPr>
        <w:t>.”</w:t>
      </w:r>
    </w:p>
    <w:p w14:paraId="325504F6" w14:textId="77777777" w:rsidR="00C3468A" w:rsidRPr="00041948" w:rsidRDefault="00C3468A" w:rsidP="00C3468A">
      <w:pPr>
        <w:keepNext/>
        <w:keepLines/>
        <w:widowControl w:val="0"/>
        <w:numPr>
          <w:ilvl w:val="0"/>
          <w:numId w:val="1"/>
        </w:numPr>
        <w:autoSpaceDE w:val="0"/>
        <w:autoSpaceDN w:val="0"/>
        <w:adjustRightInd w:val="0"/>
        <w:spacing w:before="120" w:after="120" w:line="360" w:lineRule="auto"/>
        <w:jc w:val="both"/>
        <w:rPr>
          <w:rFonts w:ascii="Calibri" w:hAnsi="Calibri" w:cs="Calibri"/>
        </w:rPr>
      </w:pPr>
      <w:r>
        <w:rPr>
          <w:rFonts w:ascii="Calibri" w:hAnsi="Calibri" w:cs="Calibri"/>
        </w:rPr>
        <w:t xml:space="preserve">The only contract relied upon by the bank in the credit report is between Ziad and </w:t>
      </w:r>
      <w:proofErr w:type="spellStart"/>
      <w:r>
        <w:rPr>
          <w:rFonts w:ascii="Calibri" w:hAnsi="Calibri" w:cs="Calibri"/>
        </w:rPr>
        <w:t>Amyses</w:t>
      </w:r>
      <w:proofErr w:type="spellEnd"/>
      <w:r>
        <w:rPr>
          <w:rFonts w:ascii="Calibri" w:hAnsi="Calibri" w:cs="Calibri"/>
        </w:rPr>
        <w:t xml:space="preserve"> for a total £5 million. The funds from this contract, most likely from Senussi, were used to purchase the supply of surveillance equipment from that contract for terrorist purposes. </w:t>
      </w:r>
      <w:r w:rsidRPr="00BA0B5D">
        <w:rPr>
          <w:rFonts w:ascii="Calibri" w:hAnsi="Calibri" w:cs="Calibri"/>
        </w:rPr>
        <w:t xml:space="preserve">It appears that </w:t>
      </w:r>
      <w:r>
        <w:rPr>
          <w:rFonts w:ascii="Calibri" w:hAnsi="Calibri" w:cs="Calibri"/>
        </w:rPr>
        <w:t>Barclays</w:t>
      </w:r>
      <w:r w:rsidRPr="00BA0B5D">
        <w:rPr>
          <w:rFonts w:ascii="Calibri" w:hAnsi="Calibri" w:cs="Calibri"/>
        </w:rPr>
        <w:t xml:space="preserve"> knowingly financed </w:t>
      </w:r>
      <w:r>
        <w:rPr>
          <w:rFonts w:ascii="Calibri" w:hAnsi="Calibri" w:cs="Calibri"/>
        </w:rPr>
        <w:t xml:space="preserve">Mr Takieddine’s 10% share of the contract to </w:t>
      </w:r>
      <w:r w:rsidRPr="00BA0B5D">
        <w:rPr>
          <w:rFonts w:ascii="Calibri" w:hAnsi="Calibri" w:cs="Calibri"/>
        </w:rPr>
        <w:t xml:space="preserve">supply equipment associated with torture to a convicted terrorist and agreed to launder </w:t>
      </w:r>
      <w:r>
        <w:rPr>
          <w:rFonts w:ascii="Calibri" w:hAnsi="Calibri" w:cs="Calibri"/>
        </w:rPr>
        <w:t xml:space="preserve">Mr </w:t>
      </w:r>
      <w:r w:rsidRPr="00BA0B5D">
        <w:rPr>
          <w:rFonts w:ascii="Calibri" w:hAnsi="Calibri" w:cs="Calibri"/>
        </w:rPr>
        <w:t>Takieddine’s proceeds from the transaction</w:t>
      </w:r>
      <w:r>
        <w:rPr>
          <w:rFonts w:ascii="Calibri" w:hAnsi="Calibri" w:cs="Calibri"/>
        </w:rPr>
        <w:t xml:space="preserve"> and to assist him to evade French taxes.</w:t>
      </w:r>
    </w:p>
    <w:p w14:paraId="02AC3134" w14:textId="77777777" w:rsidR="00C3468A" w:rsidRDefault="00C3468A" w:rsidP="00C3468A">
      <w:pPr>
        <w:keepNext/>
        <w:widowControl w:val="0"/>
        <w:numPr>
          <w:ilvl w:val="0"/>
          <w:numId w:val="1"/>
        </w:numPr>
        <w:autoSpaceDE w:val="0"/>
        <w:autoSpaceDN w:val="0"/>
        <w:adjustRightInd w:val="0"/>
        <w:spacing w:before="240" w:after="240" w:line="360" w:lineRule="auto"/>
        <w:jc w:val="both"/>
        <w:rPr>
          <w:rFonts w:ascii="Calibri" w:hAnsi="Calibri" w:cs="Calibri"/>
        </w:rPr>
      </w:pPr>
      <w:r>
        <w:rPr>
          <w:rFonts w:ascii="Calibri" w:hAnsi="Calibri" w:cs="Calibri"/>
        </w:rPr>
        <w:t xml:space="preserve">By facilitating the equity release Barclays provided money to Ziad that they must have suspected would be used for the purposes of torture and terrorism in Libya. This is an offence under s. 17 Terrorism Act 2000 whereby by Barclays became concerned into an arrangement as a result of which property was made available to Ziad, which they had a reasonable cause to suspect that it may be used for the purpose of terrorism. Furthermore, Barclays assisted Ziad to move the </w:t>
      </w:r>
      <w:r>
        <w:rPr>
          <w:rFonts w:ascii="Calibri" w:hAnsi="Calibri" w:cs="Calibri"/>
          <w:color w:val="000000"/>
          <w:shd w:val="clear" w:color="auto" w:fill="FFFFFF"/>
        </w:rPr>
        <w:t>proceeds of the commission of acts of terrorism,</w:t>
      </w:r>
      <w:r>
        <w:rPr>
          <w:rFonts w:ascii="Calibri" w:hAnsi="Calibri" w:cs="Calibri"/>
        </w:rPr>
        <w:t xml:space="preserve"> from Libya to Lebanon and the United states via screen companies. This is the laundering of terrorist property and is an offence under s. 18 Terrorist Act 2000. </w:t>
      </w:r>
    </w:p>
    <w:p w14:paraId="22E85795" w14:textId="77777777" w:rsidR="00C3468A" w:rsidRDefault="00C3468A" w:rsidP="00C3468A">
      <w:pPr>
        <w:keepNext/>
        <w:widowControl w:val="0"/>
        <w:numPr>
          <w:ilvl w:val="0"/>
          <w:numId w:val="1"/>
        </w:numPr>
        <w:autoSpaceDE w:val="0"/>
        <w:autoSpaceDN w:val="0"/>
        <w:adjustRightInd w:val="0"/>
        <w:spacing w:before="120" w:after="120" w:line="360" w:lineRule="auto"/>
        <w:jc w:val="both"/>
        <w:rPr>
          <w:rFonts w:ascii="Calibri" w:hAnsi="Calibri" w:cs="Calibri"/>
        </w:rPr>
      </w:pPr>
      <w:r>
        <w:rPr>
          <w:rFonts w:ascii="Calibri" w:hAnsi="Calibri" w:cs="Calibri"/>
        </w:rPr>
        <w:t xml:space="preserve">The bank entered in to a conspiracy with Ziad and various other parties, including convicted terrorists, to intentionally injure our client. As a result of the bank’s actions and those of Ziad, our client has nothing from the bank’s estimated £100 million of her and Ziad’s shared assets. In support of this case, our legal team consists of this firm and Simon Farrell QC. We are both on CFA agreements. </w:t>
      </w:r>
    </w:p>
    <w:p w14:paraId="4674B1BE" w14:textId="77777777" w:rsidR="00C3468A" w:rsidRDefault="00C3468A" w:rsidP="00C3468A">
      <w:pPr>
        <w:keepNext/>
        <w:widowControl w:val="0"/>
        <w:numPr>
          <w:ilvl w:val="0"/>
          <w:numId w:val="1"/>
        </w:numPr>
        <w:autoSpaceDE w:val="0"/>
        <w:autoSpaceDN w:val="0"/>
        <w:adjustRightInd w:val="0"/>
        <w:spacing w:before="120" w:after="120" w:line="360" w:lineRule="auto"/>
        <w:jc w:val="both"/>
        <w:rPr>
          <w:rFonts w:ascii="Calibri" w:hAnsi="Calibri" w:cs="Calibri"/>
        </w:rPr>
      </w:pPr>
      <w:r>
        <w:rPr>
          <w:rFonts w:ascii="Calibri" w:hAnsi="Calibri" w:cs="Calibri"/>
        </w:rPr>
        <w:t xml:space="preserve">Based upon the facts as set out above our client intends to seek both criminal and civil remedies. </w:t>
      </w:r>
    </w:p>
    <w:p w14:paraId="05D3A2DD" w14:textId="77777777" w:rsidR="00C3468A" w:rsidRDefault="00C3468A" w:rsidP="00C3468A">
      <w:pPr>
        <w:keepNext/>
        <w:widowControl w:val="0"/>
        <w:numPr>
          <w:ilvl w:val="0"/>
          <w:numId w:val="1"/>
        </w:numPr>
        <w:autoSpaceDE w:val="0"/>
        <w:autoSpaceDN w:val="0"/>
        <w:adjustRightInd w:val="0"/>
        <w:spacing w:before="120" w:after="120" w:line="360" w:lineRule="auto"/>
        <w:jc w:val="both"/>
        <w:rPr>
          <w:rFonts w:ascii="Calibri" w:hAnsi="Calibri" w:cs="Calibri"/>
        </w:rPr>
      </w:pPr>
      <w:r>
        <w:rPr>
          <w:rFonts w:ascii="Calibri" w:hAnsi="Calibri" w:cs="Calibri"/>
        </w:rPr>
        <w:t>In the light of the information set out in this letter we expect you to take the following actions:</w:t>
      </w:r>
    </w:p>
    <w:p w14:paraId="231BADC9" w14:textId="77777777" w:rsidR="00C3468A" w:rsidRDefault="00C3468A" w:rsidP="00C3468A">
      <w:pPr>
        <w:keepNext/>
        <w:widowControl w:val="0"/>
        <w:numPr>
          <w:ilvl w:val="1"/>
          <w:numId w:val="2"/>
        </w:numPr>
        <w:autoSpaceDE w:val="0"/>
        <w:autoSpaceDN w:val="0"/>
        <w:adjustRightInd w:val="0"/>
        <w:spacing w:before="120" w:after="120" w:line="360" w:lineRule="auto"/>
        <w:jc w:val="both"/>
        <w:rPr>
          <w:rFonts w:ascii="Calibri" w:hAnsi="Calibri" w:cs="Calibri"/>
        </w:rPr>
      </w:pPr>
      <w:r>
        <w:rPr>
          <w:rFonts w:ascii="Calibri" w:hAnsi="Calibri" w:cs="Calibri"/>
        </w:rPr>
        <w:t>Acknowledgment of this letter no later than 14 days from the date of this letter;</w:t>
      </w:r>
    </w:p>
    <w:p w14:paraId="77E6C604" w14:textId="77777777" w:rsidR="00C3468A" w:rsidRDefault="00C3468A" w:rsidP="00C3468A">
      <w:pPr>
        <w:keepNext/>
        <w:widowControl w:val="0"/>
        <w:numPr>
          <w:ilvl w:val="1"/>
          <w:numId w:val="2"/>
        </w:numPr>
        <w:autoSpaceDE w:val="0"/>
        <w:autoSpaceDN w:val="0"/>
        <w:adjustRightInd w:val="0"/>
        <w:spacing w:before="120" w:after="120" w:line="360" w:lineRule="auto"/>
        <w:jc w:val="both"/>
        <w:rPr>
          <w:rFonts w:ascii="Calibri" w:hAnsi="Calibri" w:cs="Calibri"/>
        </w:rPr>
      </w:pPr>
      <w:r>
        <w:rPr>
          <w:rFonts w:ascii="Calibri" w:hAnsi="Calibri" w:cs="Calibri"/>
        </w:rPr>
        <w:t>William Harford states in an email on 10 February 2009 to John Hall, “</w:t>
      </w:r>
      <w:r>
        <w:rPr>
          <w:rFonts w:ascii="Calibri" w:hAnsi="Calibri" w:cs="Calibri"/>
          <w:i/>
        </w:rPr>
        <w:t>both in-house legal and credit risk have bent over backwards to accommodate my requests”</w:t>
      </w:r>
      <w:r>
        <w:rPr>
          <w:rFonts w:ascii="Calibri" w:hAnsi="Calibri" w:cs="Calibri"/>
        </w:rPr>
        <w:t xml:space="preserve">. As Mr Harford makes clear the conspiracy to injure our client involved senior individuals, the legal team, the compliance team, and the credit team from the bank. Our client expects disclosure of all relevant documents and communications (emails, meeting notes, messages, faxes, and </w:t>
      </w:r>
      <w:r>
        <w:rPr>
          <w:rFonts w:ascii="Calibri" w:hAnsi="Calibri" w:cs="Calibri"/>
        </w:rPr>
        <w:lastRenderedPageBreak/>
        <w:t xml:space="preserve">phone calls) relevant to these parties, the equity release and Ziad Takieddine as a client. </w:t>
      </w:r>
    </w:p>
    <w:p w14:paraId="6B478B06" w14:textId="77777777" w:rsidR="00C3468A" w:rsidRDefault="00C3468A" w:rsidP="00C3468A">
      <w:pPr>
        <w:keepNext/>
        <w:widowControl w:val="0"/>
        <w:numPr>
          <w:ilvl w:val="1"/>
          <w:numId w:val="2"/>
        </w:numPr>
        <w:autoSpaceDE w:val="0"/>
        <w:autoSpaceDN w:val="0"/>
        <w:adjustRightInd w:val="0"/>
        <w:spacing w:before="120" w:after="120" w:line="360" w:lineRule="auto"/>
        <w:jc w:val="both"/>
        <w:rPr>
          <w:rFonts w:ascii="Calibri" w:hAnsi="Calibri" w:cs="Calibri"/>
        </w:rPr>
      </w:pPr>
      <w:r>
        <w:rPr>
          <w:rFonts w:ascii="Calibri" w:hAnsi="Calibri" w:cs="Calibri"/>
        </w:rPr>
        <w:t xml:space="preserve">Disclosure of the relevant compliance manuals at the time of the equity release. </w:t>
      </w:r>
    </w:p>
    <w:p w14:paraId="32AD63E2" w14:textId="77777777" w:rsidR="00C3468A" w:rsidRPr="00E36FE0" w:rsidRDefault="00C3468A" w:rsidP="00C3468A">
      <w:pPr>
        <w:keepNext/>
        <w:widowControl w:val="0"/>
        <w:numPr>
          <w:ilvl w:val="1"/>
          <w:numId w:val="2"/>
        </w:numPr>
        <w:autoSpaceDE w:val="0"/>
        <w:autoSpaceDN w:val="0"/>
        <w:adjustRightInd w:val="0"/>
        <w:spacing w:before="120" w:after="120" w:line="360" w:lineRule="auto"/>
        <w:jc w:val="both"/>
        <w:rPr>
          <w:rFonts w:ascii="Calibri" w:hAnsi="Calibri" w:cs="Calibri"/>
        </w:rPr>
      </w:pPr>
      <w:r>
        <w:rPr>
          <w:rFonts w:ascii="Calibri" w:hAnsi="Calibri" w:cs="Calibri"/>
        </w:rPr>
        <w:t>Our client was notified by the French police that William Harford left Barclays in 2012 as a result of his dealings with Ziad. Our client expects a full and frank reason as to why William Harford was sacked from the bank in 2012.</w:t>
      </w:r>
    </w:p>
    <w:p w14:paraId="40DDB4EF" w14:textId="77777777" w:rsidR="00C3468A" w:rsidRDefault="00C3468A" w:rsidP="00C3468A">
      <w:pPr>
        <w:keepNext/>
        <w:widowControl w:val="0"/>
        <w:numPr>
          <w:ilvl w:val="1"/>
          <w:numId w:val="2"/>
        </w:numPr>
        <w:autoSpaceDE w:val="0"/>
        <w:autoSpaceDN w:val="0"/>
        <w:adjustRightInd w:val="0"/>
        <w:spacing w:before="120" w:after="120" w:line="360" w:lineRule="auto"/>
        <w:jc w:val="both"/>
        <w:rPr>
          <w:rFonts w:ascii="Calibri" w:hAnsi="Calibri" w:cs="Calibri"/>
        </w:rPr>
      </w:pPr>
      <w:r>
        <w:rPr>
          <w:rFonts w:ascii="Calibri" w:hAnsi="Calibri" w:cs="Calibri"/>
        </w:rPr>
        <w:t xml:space="preserve">An explanation as to why our client’s divorce proceedings with Mr Takieddine were not included in the credit report. </w:t>
      </w:r>
    </w:p>
    <w:p w14:paraId="14731AE1" w14:textId="77777777" w:rsidR="00C3468A" w:rsidRDefault="00C3468A" w:rsidP="00C3468A">
      <w:pPr>
        <w:keepNext/>
        <w:widowControl w:val="0"/>
        <w:numPr>
          <w:ilvl w:val="1"/>
          <w:numId w:val="2"/>
        </w:numPr>
        <w:autoSpaceDE w:val="0"/>
        <w:autoSpaceDN w:val="0"/>
        <w:adjustRightInd w:val="0"/>
        <w:spacing w:before="120" w:after="120" w:line="360" w:lineRule="auto"/>
        <w:jc w:val="both"/>
        <w:rPr>
          <w:rFonts w:ascii="Calibri" w:hAnsi="Calibri" w:cs="Calibri"/>
        </w:rPr>
      </w:pPr>
      <w:r>
        <w:rPr>
          <w:rFonts w:ascii="Calibri" w:hAnsi="Calibri" w:cs="Calibri"/>
        </w:rPr>
        <w:t xml:space="preserve">Our client understands that the bank refused to deal with Ziad Takieddine around 2012. It appears Ziad Takieddine wanted an equity release using two companies; Oasis Technic Limited and St Paul De Venice. Our client also understands the bank shut his personal bank account around the same time. We expect an answer as to why the bank stopped dealing with Ziad Takieddine in or around 2012. </w:t>
      </w:r>
    </w:p>
    <w:p w14:paraId="1EDAEC5A" w14:textId="77777777" w:rsidR="00C3468A" w:rsidRDefault="00C3468A" w:rsidP="00C3468A">
      <w:pPr>
        <w:keepNext/>
        <w:widowControl w:val="0"/>
        <w:numPr>
          <w:ilvl w:val="1"/>
          <w:numId w:val="2"/>
        </w:numPr>
        <w:autoSpaceDE w:val="0"/>
        <w:autoSpaceDN w:val="0"/>
        <w:adjustRightInd w:val="0"/>
        <w:spacing w:before="120" w:after="120" w:line="360" w:lineRule="auto"/>
        <w:jc w:val="both"/>
        <w:rPr>
          <w:rFonts w:ascii="Calibri" w:hAnsi="Calibri" w:cs="Calibri"/>
        </w:rPr>
      </w:pPr>
      <w:r>
        <w:rPr>
          <w:rFonts w:ascii="Calibri" w:hAnsi="Calibri" w:cs="Calibri"/>
        </w:rPr>
        <w:t>Provide full redress on the London Charge by making a payment of £6,000,000 (</w:t>
      </w:r>
      <w:r>
        <w:rPr>
          <w:rFonts w:ascii="Calibri" w:hAnsi="Calibri" w:cs="Calibri"/>
          <w:color w:val="FF0000"/>
        </w:rPr>
        <w:t>or whole loan</w:t>
      </w:r>
      <w:r>
        <w:rPr>
          <w:rFonts w:ascii="Calibri" w:hAnsi="Calibri" w:cs="Calibri"/>
        </w:rPr>
        <w:t xml:space="preserve">?) to our client. </w:t>
      </w:r>
    </w:p>
    <w:p w14:paraId="4FA9FE87" w14:textId="77777777" w:rsidR="00C3468A" w:rsidRDefault="00C3468A" w:rsidP="00C3468A">
      <w:pPr>
        <w:keepNext/>
        <w:widowControl w:val="0"/>
        <w:numPr>
          <w:ilvl w:val="0"/>
          <w:numId w:val="1"/>
        </w:numPr>
        <w:autoSpaceDE w:val="0"/>
        <w:autoSpaceDN w:val="0"/>
        <w:adjustRightInd w:val="0"/>
        <w:spacing w:before="120" w:after="120" w:line="360" w:lineRule="auto"/>
        <w:jc w:val="both"/>
        <w:rPr>
          <w:rFonts w:ascii="Calibri" w:hAnsi="Calibri" w:cs="Calibri"/>
        </w:rPr>
      </w:pPr>
      <w:r>
        <w:rPr>
          <w:rFonts w:ascii="Calibri" w:hAnsi="Calibri" w:cs="Calibri"/>
        </w:rPr>
        <w:t>Please also answer the following questions</w:t>
      </w:r>
    </w:p>
    <w:p w14:paraId="479665F9" w14:textId="77777777" w:rsidR="00C3468A" w:rsidRDefault="00C3468A" w:rsidP="00C3468A">
      <w:pPr>
        <w:keepNext/>
        <w:widowControl w:val="0"/>
        <w:numPr>
          <w:ilvl w:val="1"/>
          <w:numId w:val="2"/>
        </w:numPr>
        <w:autoSpaceDE w:val="0"/>
        <w:autoSpaceDN w:val="0"/>
        <w:adjustRightInd w:val="0"/>
        <w:spacing w:before="120" w:after="120" w:line="360" w:lineRule="auto"/>
        <w:jc w:val="both"/>
        <w:rPr>
          <w:rFonts w:ascii="Calibri" w:hAnsi="Calibri" w:cs="Calibri"/>
        </w:rPr>
      </w:pPr>
      <w:r>
        <w:rPr>
          <w:rFonts w:ascii="Calibri" w:hAnsi="Calibri" w:cs="Calibri"/>
        </w:rPr>
        <w:t xml:space="preserve">Who were Alfred </w:t>
      </w:r>
      <w:proofErr w:type="spellStart"/>
      <w:r>
        <w:rPr>
          <w:rFonts w:ascii="Calibri" w:hAnsi="Calibri" w:cs="Calibri"/>
        </w:rPr>
        <w:t>Shukry’s</w:t>
      </w:r>
      <w:proofErr w:type="spellEnd"/>
      <w:r>
        <w:rPr>
          <w:rFonts w:ascii="Calibri" w:hAnsi="Calibri" w:cs="Calibri"/>
        </w:rPr>
        <w:t xml:space="preserve"> internal contacts that confirmed Mr Takieddine’s </w:t>
      </w:r>
      <w:proofErr w:type="gramStart"/>
      <w:r>
        <w:rPr>
          <w:rFonts w:ascii="Calibri" w:hAnsi="Calibri" w:cs="Calibri"/>
        </w:rPr>
        <w:t>reputation.</w:t>
      </w:r>
      <w:proofErr w:type="gramEnd"/>
      <w:r>
        <w:rPr>
          <w:rFonts w:ascii="Calibri" w:hAnsi="Calibri" w:cs="Calibri"/>
        </w:rPr>
        <w:t xml:space="preserve"> </w:t>
      </w:r>
    </w:p>
    <w:p w14:paraId="6FD2CEA1" w14:textId="77777777" w:rsidR="00C3468A" w:rsidRDefault="00C3468A" w:rsidP="00C3468A">
      <w:pPr>
        <w:keepNext/>
        <w:widowControl w:val="0"/>
        <w:numPr>
          <w:ilvl w:val="1"/>
          <w:numId w:val="2"/>
        </w:numPr>
        <w:autoSpaceDE w:val="0"/>
        <w:autoSpaceDN w:val="0"/>
        <w:adjustRightInd w:val="0"/>
        <w:spacing w:before="120" w:after="120" w:line="360" w:lineRule="auto"/>
        <w:jc w:val="both"/>
        <w:rPr>
          <w:rFonts w:ascii="Calibri" w:hAnsi="Calibri" w:cs="Calibri"/>
        </w:rPr>
      </w:pPr>
      <w:r>
        <w:rPr>
          <w:rFonts w:ascii="Calibri" w:hAnsi="Calibri" w:cs="Calibri"/>
        </w:rPr>
        <w:t>Which director or senior manager was responsible for the AML procedures at the relevant time?</w:t>
      </w:r>
    </w:p>
    <w:p w14:paraId="054DFA24" w14:textId="77777777" w:rsidR="00C3468A" w:rsidRDefault="00C3468A" w:rsidP="00C3468A">
      <w:pPr>
        <w:keepNext/>
        <w:widowControl w:val="0"/>
        <w:numPr>
          <w:ilvl w:val="1"/>
          <w:numId w:val="2"/>
        </w:numPr>
        <w:autoSpaceDE w:val="0"/>
        <w:autoSpaceDN w:val="0"/>
        <w:adjustRightInd w:val="0"/>
        <w:spacing w:before="120" w:after="120" w:line="360" w:lineRule="auto"/>
        <w:jc w:val="both"/>
        <w:rPr>
          <w:rFonts w:ascii="Calibri" w:hAnsi="Calibri" w:cs="Calibri"/>
        </w:rPr>
      </w:pPr>
      <w:r>
        <w:rPr>
          <w:rFonts w:ascii="Calibri" w:hAnsi="Calibri" w:cs="Calibri"/>
        </w:rPr>
        <w:t xml:space="preserve">Who was the Money Laundering Reporting Officer (“MLRO”) from 2008-2013? </w:t>
      </w:r>
    </w:p>
    <w:p w14:paraId="1B81F01A" w14:textId="77777777" w:rsidR="00C3468A" w:rsidRDefault="00C3468A" w:rsidP="00C3468A">
      <w:pPr>
        <w:keepNext/>
        <w:widowControl w:val="0"/>
        <w:numPr>
          <w:ilvl w:val="1"/>
          <w:numId w:val="2"/>
        </w:numPr>
        <w:autoSpaceDE w:val="0"/>
        <w:autoSpaceDN w:val="0"/>
        <w:adjustRightInd w:val="0"/>
        <w:spacing w:before="120" w:after="120" w:line="360" w:lineRule="auto"/>
        <w:jc w:val="both"/>
        <w:rPr>
          <w:rFonts w:ascii="Calibri" w:hAnsi="Calibri" w:cs="Calibri"/>
        </w:rPr>
      </w:pPr>
      <w:r>
        <w:rPr>
          <w:rFonts w:ascii="Calibri" w:hAnsi="Calibri" w:cs="Calibri"/>
        </w:rPr>
        <w:t>Was the MLRO or senior management notified at any point about the equity release?</w:t>
      </w:r>
    </w:p>
    <w:p w14:paraId="62E4D1B0" w14:textId="77777777" w:rsidR="00C3468A" w:rsidRPr="001F73A8" w:rsidRDefault="00C3468A" w:rsidP="00C3468A">
      <w:pPr>
        <w:keepNext/>
        <w:widowControl w:val="0"/>
        <w:numPr>
          <w:ilvl w:val="1"/>
          <w:numId w:val="2"/>
        </w:numPr>
        <w:autoSpaceDE w:val="0"/>
        <w:autoSpaceDN w:val="0"/>
        <w:adjustRightInd w:val="0"/>
        <w:spacing w:before="120" w:after="120" w:line="360" w:lineRule="auto"/>
        <w:jc w:val="both"/>
        <w:rPr>
          <w:rFonts w:ascii="Calibri" w:hAnsi="Calibri" w:cs="Calibri"/>
          <w:color w:val="A6A6A6" w:themeColor="background1" w:themeShade="A6"/>
        </w:rPr>
      </w:pPr>
      <w:r w:rsidRPr="00A14C20">
        <w:rPr>
          <w:rFonts w:ascii="Calibri" w:hAnsi="Calibri" w:cs="Calibri"/>
        </w:rPr>
        <w:t xml:space="preserve">Did the bank file a report about Ziad Takieddine subject to s. 328 POCA at the time of the equity release? </w:t>
      </w:r>
    </w:p>
    <w:p w14:paraId="6643627A" w14:textId="77777777" w:rsidR="00271D19" w:rsidRPr="00C3468A" w:rsidRDefault="00271D19"/>
    <w:sectPr w:rsidR="00271D19" w:rsidRPr="00C3468A">
      <w:pgSz w:w="12240" w:h="15840"/>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0:40:00Z" w:initials="NS">
    <w:p w14:paraId="7F4D2846" w14:textId="77777777" w:rsidR="00C3468A" w:rsidRDefault="00C3468A" w:rsidP="00C3468A">
      <w:pPr>
        <w:pStyle w:val="CommentText"/>
      </w:pPr>
      <w:r>
        <w:rPr>
          <w:rStyle w:val="CommentReference"/>
        </w:rPr>
        <w:annotationRef/>
      </w:r>
      <w:r>
        <w:t xml:space="preserve">£/€ transferred between entities.  Single credit report. Single completion statement. </w:t>
      </w:r>
      <w:r>
        <w:rPr>
          <w:highlight w:val="yellow"/>
        </w:rPr>
        <w:t>Separated why?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F4D284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F4D2846" w16cid:durableId="1FF2C89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6F79C6"/>
    <w:multiLevelType w:val="hybridMultilevel"/>
    <w:tmpl w:val="622CA3B4"/>
    <w:lvl w:ilvl="0" w:tplc="10FC03C4">
      <w:start w:val="1"/>
      <w:numFmt w:val="decimal"/>
      <w:lvlText w:val="%1."/>
      <w:lvlJc w:val="left"/>
      <w:pPr>
        <w:ind w:left="360" w:hanging="360"/>
      </w:pPr>
      <w:rPr>
        <w:rFonts w:cs="Times New Roman"/>
        <w:b w:val="0"/>
        <w:color w:val="auto"/>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1" w15:restartNumberingAfterBreak="0">
    <w:nsid w:val="72B859DB"/>
    <w:multiLevelType w:val="hybridMultilevel"/>
    <w:tmpl w:val="00F40A14"/>
    <w:lvl w:ilvl="0" w:tplc="10FC03C4">
      <w:start w:val="1"/>
      <w:numFmt w:val="decimal"/>
      <w:lvlText w:val="%1."/>
      <w:lvlJc w:val="left"/>
      <w:pPr>
        <w:ind w:left="360" w:hanging="360"/>
      </w:pPr>
      <w:rPr>
        <w:rFonts w:cs="Times New Roman"/>
        <w:b w:val="0"/>
        <w:color w:val="auto"/>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68A"/>
    <w:rsid w:val="00271D19"/>
    <w:rsid w:val="00B91F2F"/>
    <w:rsid w:val="00C3468A"/>
    <w:rsid w:val="00E506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673C1"/>
  <w15:chartTrackingRefBased/>
  <w15:docId w15:val="{7BBFCD05-F978-4503-BEFC-8199D535A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468A"/>
    <w:rPr>
      <w:rFonts w:eastAsiaTheme="minorEastAsia"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3468A"/>
    <w:rPr>
      <w:rFonts w:cs="Times New Roman"/>
      <w:sz w:val="16"/>
      <w:szCs w:val="16"/>
    </w:rPr>
  </w:style>
  <w:style w:type="paragraph" w:styleId="CommentText">
    <w:name w:val="annotation text"/>
    <w:basedOn w:val="Normal"/>
    <w:link w:val="CommentTextChar"/>
    <w:uiPriority w:val="99"/>
    <w:semiHidden/>
    <w:unhideWhenUsed/>
    <w:rsid w:val="00C3468A"/>
    <w:pPr>
      <w:spacing w:line="240" w:lineRule="auto"/>
    </w:pPr>
    <w:rPr>
      <w:sz w:val="20"/>
      <w:szCs w:val="20"/>
    </w:rPr>
  </w:style>
  <w:style w:type="character" w:customStyle="1" w:styleId="CommentTextChar">
    <w:name w:val="Comment Text Char"/>
    <w:basedOn w:val="DefaultParagraphFont"/>
    <w:link w:val="CommentText"/>
    <w:uiPriority w:val="99"/>
    <w:semiHidden/>
    <w:rsid w:val="00C3468A"/>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C346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68A"/>
    <w:rPr>
      <w:rFonts w:ascii="Segoe UI" w:eastAsiaTheme="minorEastAsia" w:hAnsi="Segoe UI" w:cs="Segoe UI"/>
      <w:sz w:val="18"/>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2475</Words>
  <Characters>14110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Nick Stoop</cp:lastModifiedBy>
  <cp:revision>2</cp:revision>
  <cp:lastPrinted>2019-01-23T17:58:00Z</cp:lastPrinted>
  <dcterms:created xsi:type="dcterms:W3CDTF">2019-01-23T19:31:00Z</dcterms:created>
  <dcterms:modified xsi:type="dcterms:W3CDTF">2019-01-23T19:31:00Z</dcterms:modified>
</cp:coreProperties>
</file>