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17A84EA8"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del w:id="2" w:author="Nick Stoop" w:date="2019-02-04T14:20:00Z">
        <w:r w:rsidRPr="007225E6" w:rsidDel="002C7181">
          <w:delText>Barclays</w:delText>
        </w:r>
      </w:del>
      <w:ins w:id="3" w:author="Nick Stoop" w:date="2019-02-04T14:20:00Z">
        <w:r w:rsidR="002C7181">
          <w:t>BARCLAYS</w:t>
        </w:r>
      </w:ins>
      <w:r w:rsidRPr="007225E6">
        <w:t xml:space="preserve"> Bank P</w:t>
      </w:r>
      <w:ins w:id="4" w:author="Nick Stoop" w:date="2019-02-04T14:00:00Z">
        <w:r w:rsidR="001420F8">
          <w:t>l</w:t>
        </w:r>
      </w:ins>
      <w:del w:id="5" w:author="Nick Stoop" w:date="2019-02-04T14:00:00Z">
        <w:r w:rsidRPr="007225E6" w:rsidDel="001420F8">
          <w:delText>i</w:delText>
        </w:r>
      </w:del>
      <w:r w:rsidRPr="007225E6">
        <w:t>c (the "Bank") dated 2 February 2009 (the "London</w:t>
      </w:r>
      <w:r>
        <w:t xml:space="preserve"> </w:t>
      </w:r>
      <w:r w:rsidRPr="007225E6">
        <w:t>Charge")</w:t>
      </w:r>
    </w:p>
    <w:p w14:paraId="210CF314" w14:textId="29EDE673" w:rsidR="001C3CED" w:rsidRDefault="001C3CED" w:rsidP="0031236E">
      <w:pPr>
        <w:pStyle w:val="Heading2"/>
        <w:rPr>
          <w:ins w:id="6" w:author="Nick Stoop" w:date="2019-02-04T13:41:00Z"/>
        </w:rPr>
      </w:pPr>
      <w:r w:rsidRPr="007225E6">
        <w:t xml:space="preserve">Our client: Nicola </w:t>
      </w:r>
      <w:del w:id="7" w:author="Nick Stoop" w:date="2019-02-04T14:24:00Z">
        <w:r w:rsidRPr="007225E6" w:rsidDel="002C7181">
          <w:delText>Johnson</w:delText>
        </w:r>
      </w:del>
      <w:ins w:id="8" w:author="Nick Stoop" w:date="2019-02-04T14:24:00Z">
        <w:r w:rsidR="002C7181">
          <w:t>JOHNSON</w:t>
        </w:r>
      </w:ins>
      <w:r w:rsidRPr="007225E6">
        <w:t xml:space="preserve"> (formerly Nicola </w:t>
      </w:r>
      <w:del w:id="9" w:author="Nick Stoop" w:date="2019-02-04T14:24:00Z">
        <w:r w:rsidRPr="007225E6" w:rsidDel="002C7181">
          <w:delText>Takieddine</w:delText>
        </w:r>
      </w:del>
      <w:ins w:id="10" w:author="Nick Stoop" w:date="2019-02-04T14:24:00Z">
        <w:r w:rsidR="002C7181">
          <w:t>TAKIEDDINE</w:t>
        </w:r>
      </w:ins>
      <w:r w:rsidRPr="007225E6">
        <w:t xml:space="preserve">) </w:t>
      </w:r>
    </w:p>
    <w:p w14:paraId="4F817001" w14:textId="7A0ADD10" w:rsidR="00B709CA" w:rsidRDefault="00B709CA" w:rsidP="00B709CA">
      <w:pPr>
        <w:pStyle w:val="Heading2"/>
        <w:rPr>
          <w:ins w:id="11" w:author="Nick Stoop" w:date="2019-02-04T13:53:00Z"/>
        </w:rPr>
      </w:pPr>
      <w:ins w:id="12" w:author="Nick Stoop" w:date="2019-02-04T13:42:00Z">
        <w:r>
          <w:t>Definitions</w:t>
        </w:r>
      </w:ins>
      <w:ins w:id="13" w:author="Nick Stoop" w:date="2019-02-04T14:03:00Z">
        <w:r w:rsidR="001420F8">
          <w:t xml:space="preserve"> and Interpretation</w:t>
        </w:r>
      </w:ins>
    </w:p>
    <w:p w14:paraId="06121D5E" w14:textId="74D2AFEA" w:rsidR="007B1C7E" w:rsidRPr="007B1C7E" w:rsidRDefault="007B1C7E" w:rsidP="001420F8">
      <w:pPr>
        <w:pStyle w:val="Heading4"/>
        <w:rPr>
          <w:ins w:id="14" w:author="Nick Stoop" w:date="2019-02-04T13:42:00Z"/>
        </w:rPr>
        <w:pPrChange w:id="15" w:author="Nick Stoop" w:date="2019-02-04T13:58:00Z">
          <w:pPr>
            <w:pStyle w:val="Heading2"/>
          </w:pPr>
        </w:pPrChange>
      </w:pPr>
      <w:ins w:id="16" w:author="Nick Stoop" w:date="2019-02-04T13:53:00Z">
        <w:r>
          <w:t>The following terms used in this letter shall have the fo</w:t>
        </w:r>
        <w:r w:rsidR="001420F8">
          <w:t>llowing meanin</w:t>
        </w:r>
      </w:ins>
      <w:ins w:id="17" w:author="Nick Stoop" w:date="2019-02-04T13:54:00Z">
        <w:r w:rsidR="001420F8">
          <w:t>gs:</w:t>
        </w:r>
      </w:ins>
    </w:p>
    <w:p w14:paraId="542BBD84" w14:textId="3F37855D" w:rsidR="001420F8" w:rsidRDefault="001420F8" w:rsidP="001420F8">
      <w:pPr>
        <w:ind w:left="360"/>
        <w:rPr>
          <w:ins w:id="18" w:author="Nick Stoop" w:date="2019-02-04T13:59:00Z"/>
        </w:rPr>
      </w:pPr>
      <w:ins w:id="19" w:author="Nick Stoop" w:date="2019-02-04T13:59:00Z">
        <w:r w:rsidRPr="00BA0B5D">
          <w:t>“</w:t>
        </w:r>
      </w:ins>
      <w:ins w:id="20" w:author="Nick Stoop" w:date="2019-02-04T14:20:00Z">
        <w:r w:rsidR="002C7181">
          <w:rPr>
            <w:b/>
          </w:rPr>
          <w:t>BARCLAYS</w:t>
        </w:r>
      </w:ins>
      <w:ins w:id="21" w:author="Nick Stoop" w:date="2019-02-04T13:59:00Z">
        <w:r w:rsidRPr="00BA0B5D">
          <w:t>”</w:t>
        </w:r>
        <w:r>
          <w:t xml:space="preserve"> </w:t>
        </w:r>
      </w:ins>
      <w:ins w:id="22" w:author="Nick Stoop" w:date="2019-02-04T14:00:00Z">
        <w:r>
          <w:t>and</w:t>
        </w:r>
      </w:ins>
      <w:ins w:id="23" w:author="Nick Stoop" w:date="2019-02-04T13:59:00Z">
        <w:r>
          <w:t xml:space="preserve"> </w:t>
        </w:r>
        <w:r w:rsidRPr="00BA0B5D">
          <w:t>the “</w:t>
        </w:r>
        <w:r w:rsidRPr="00D16789">
          <w:rPr>
            <w:b/>
          </w:rPr>
          <w:t>Bank</w:t>
        </w:r>
        <w:r w:rsidRPr="00BA0B5D">
          <w:t xml:space="preserve">” </w:t>
        </w:r>
      </w:ins>
      <w:ins w:id="24" w:author="Nick Stoop" w:date="2019-02-04T14:00:00Z">
        <w:r>
          <w:t xml:space="preserve">mean </w:t>
        </w:r>
      </w:ins>
      <w:ins w:id="25" w:author="Nick Stoop" w:date="2019-02-04T14:20:00Z">
        <w:r w:rsidR="002C7181">
          <w:t>Barclays</w:t>
        </w:r>
      </w:ins>
      <w:ins w:id="26" w:author="Nick Stoop" w:date="2019-02-04T14:00:00Z">
        <w:r w:rsidRPr="001420F8">
          <w:t xml:space="preserve"> Bank P</w:t>
        </w:r>
        <w:r>
          <w:t>l</w:t>
        </w:r>
        <w:r w:rsidRPr="001420F8">
          <w:t>c</w:t>
        </w:r>
      </w:ins>
      <w:ins w:id="27" w:author="Nick Stoop" w:date="2019-02-04T14:01:00Z">
        <w:r>
          <w:t xml:space="preserve">, </w:t>
        </w:r>
        <w:r w:rsidRPr="00BA0B5D">
          <w:t>including the Bank’s subsidiaries and senior officers</w:t>
        </w:r>
      </w:ins>
      <w:ins w:id="28" w:author="Nick Stoop" w:date="2019-02-04T14:11:00Z">
        <w:r w:rsidR="0014749B">
          <w:t xml:space="preserve"> in London, Monaco and elsewhere</w:t>
        </w:r>
      </w:ins>
      <w:ins w:id="29" w:author="Nick Stoop" w:date="2019-02-04T14:01:00Z">
        <w:r>
          <w:t>;</w:t>
        </w:r>
      </w:ins>
    </w:p>
    <w:p w14:paraId="2564E15F" w14:textId="3743ADFC" w:rsidR="00B709CA" w:rsidDel="00233631" w:rsidRDefault="001420F8" w:rsidP="001420F8">
      <w:pPr>
        <w:ind w:left="360"/>
        <w:rPr>
          <w:del w:id="30" w:author="Nick Stoop" w:date="2019-02-04T13:42:00Z"/>
        </w:rPr>
        <w:pPrChange w:id="31" w:author="Nick Stoop" w:date="2019-02-04T13:58:00Z">
          <w:pPr/>
        </w:pPrChange>
      </w:pPr>
      <w:ins w:id="32" w:author="Nick Stoop" w:date="2019-02-04T13:54:00Z">
        <w:r>
          <w:t>“</w:t>
        </w:r>
      </w:ins>
      <w:ins w:id="33" w:author="Nick Stoop" w:date="2019-02-04T13:42:00Z">
        <w:r w:rsidR="00233631" w:rsidRPr="001420F8">
          <w:rPr>
            <w:b/>
            <w:rPrChange w:id="34" w:author="Nick Stoop" w:date="2019-02-04T13:54:00Z">
              <w:rPr/>
            </w:rPrChange>
          </w:rPr>
          <w:t>London Property</w:t>
        </w:r>
      </w:ins>
      <w:ins w:id="35" w:author="Nick Stoop" w:date="2019-02-04T13:54:00Z">
        <w:r>
          <w:t xml:space="preserve">” means </w:t>
        </w:r>
        <w:r w:rsidRPr="007225E6">
          <w:t>8 Addison Crescent, London W14 8JP (Title No: BGL25559)</w:t>
        </w:r>
      </w:ins>
      <w:ins w:id="36" w:author="Nick Stoop" w:date="2019-02-04T14:14:00Z">
        <w:r w:rsidR="007914A5">
          <w:t>, the matrimonial home in London of o</w:t>
        </w:r>
      </w:ins>
      <w:ins w:id="37" w:author="Nick Stoop" w:date="2019-02-04T14:15:00Z">
        <w:r w:rsidR="007914A5">
          <w:t xml:space="preserve">ur client and Mr </w:t>
        </w:r>
      </w:ins>
      <w:ins w:id="38" w:author="Nick Stoop" w:date="2019-02-04T14:24:00Z">
        <w:r w:rsidR="002C7181">
          <w:t>TAKIEDDINE</w:t>
        </w:r>
      </w:ins>
      <w:ins w:id="39" w:author="Nick Stoop" w:date="2019-02-04T14:15:00Z">
        <w:r w:rsidR="007914A5">
          <w:t>;</w:t>
        </w:r>
        <w:r w:rsidR="007914A5" w:rsidDel="00233631">
          <w:t xml:space="preserve"> </w:t>
        </w:r>
      </w:ins>
    </w:p>
    <w:p w14:paraId="378358CB" w14:textId="6E383F2B" w:rsidR="00233631" w:rsidRDefault="001420F8" w:rsidP="001420F8">
      <w:pPr>
        <w:ind w:left="360"/>
        <w:rPr>
          <w:ins w:id="40" w:author="Nick Stoop" w:date="2019-02-04T13:55:00Z"/>
        </w:rPr>
        <w:pPrChange w:id="41" w:author="Nick Stoop" w:date="2019-02-04T13:58:00Z">
          <w:pPr/>
        </w:pPrChange>
      </w:pPr>
      <w:ins w:id="42" w:author="Nick Stoop" w:date="2019-02-04T13:54:00Z">
        <w:r>
          <w:t>“</w:t>
        </w:r>
      </w:ins>
      <w:ins w:id="43" w:author="Nick Stoop" w:date="2019-02-04T13:42:00Z">
        <w:r w:rsidR="00233631" w:rsidRPr="001420F8">
          <w:rPr>
            <w:b/>
            <w:rPrChange w:id="44" w:author="Nick Stoop" w:date="2019-02-04T13:54:00Z">
              <w:rPr/>
            </w:rPrChange>
          </w:rPr>
          <w:t>Paris Property</w:t>
        </w:r>
      </w:ins>
      <w:ins w:id="45" w:author="Nick Stoop" w:date="2019-02-04T13:54:00Z">
        <w:r w:rsidRPr="001420F8">
          <w:rPr>
            <w:rPrChange w:id="46" w:author="Nick Stoop" w:date="2019-02-04T13:54:00Z">
              <w:rPr>
                <w:b/>
              </w:rPr>
            </w:rPrChange>
          </w:rPr>
          <w:t>”</w:t>
        </w:r>
      </w:ins>
      <w:ins w:id="47" w:author="Nick Stoop" w:date="2019-02-04T13:55:00Z">
        <w:r>
          <w:t xml:space="preserve"> means 40 avenue Georges Mandel, Paris 20116</w:t>
        </w:r>
      </w:ins>
      <w:ins w:id="48" w:author="Nick Stoop" w:date="2019-02-04T14:15:00Z">
        <w:r w:rsidR="007914A5">
          <w:t xml:space="preserve">, the matrimonial home in Paris of our client and Mr </w:t>
        </w:r>
      </w:ins>
      <w:ins w:id="49" w:author="Nick Stoop" w:date="2019-02-04T14:24:00Z">
        <w:r w:rsidR="002C7181">
          <w:t>TAKIEDDINE</w:t>
        </w:r>
      </w:ins>
      <w:ins w:id="50" w:author="Nick Stoop" w:date="2019-02-04T14:15:00Z">
        <w:r w:rsidR="007914A5">
          <w:t>;</w:t>
        </w:r>
      </w:ins>
    </w:p>
    <w:p w14:paraId="1567BF10" w14:textId="637B8DBF" w:rsidR="001420F8" w:rsidRDefault="001420F8" w:rsidP="001420F8">
      <w:pPr>
        <w:ind w:left="360"/>
        <w:rPr>
          <w:ins w:id="51" w:author="Nick Stoop" w:date="2019-02-04T13:42:00Z"/>
        </w:rPr>
        <w:pPrChange w:id="52" w:author="Nick Stoop" w:date="2019-02-04T13:58:00Z">
          <w:pPr/>
        </w:pPrChange>
      </w:pPr>
      <w:ins w:id="53" w:author="Nick Stoop" w:date="2019-02-04T13:55:00Z">
        <w:r>
          <w:t xml:space="preserve"> “</w:t>
        </w:r>
        <w:r w:rsidRPr="001420F8">
          <w:rPr>
            <w:b/>
            <w:rPrChange w:id="54" w:author="Nick Stoop" w:date="2019-02-04T13:56:00Z">
              <w:rPr/>
            </w:rPrChange>
          </w:rPr>
          <w:t>Matrimonial Properties</w:t>
        </w:r>
        <w:r>
          <w:t>” means the London Property, the Paris Property and all</w:t>
        </w:r>
      </w:ins>
      <w:ins w:id="55" w:author="Nick Stoop" w:date="2019-02-04T13:56:00Z">
        <w:r>
          <w:t xml:space="preserve"> other assets jointly owned by our client with her former husband, Zi</w:t>
        </w:r>
      </w:ins>
      <w:ins w:id="56" w:author="Nick Stoop" w:date="2019-02-04T13:57:00Z">
        <w:r>
          <w:t xml:space="preserve">ad </w:t>
        </w:r>
      </w:ins>
      <w:ins w:id="57" w:author="Nick Stoop" w:date="2019-02-04T14:24:00Z">
        <w:r w:rsidR="002C7181">
          <w:t>TAKIEDDINE</w:t>
        </w:r>
      </w:ins>
      <w:ins w:id="58" w:author="Nick Stoop" w:date="2019-02-04T13:57:00Z">
        <w:r>
          <w:t>, pursuant to their marriage under the French law of community of property;</w:t>
        </w:r>
      </w:ins>
    </w:p>
    <w:p w14:paraId="7B1AB0A1" w14:textId="28849DBE" w:rsidR="00233631" w:rsidRDefault="001420F8" w:rsidP="001420F8">
      <w:pPr>
        <w:ind w:left="360"/>
        <w:rPr>
          <w:ins w:id="59" w:author="Nick Stoop" w:date="2019-02-04T13:42:00Z"/>
        </w:rPr>
        <w:pPrChange w:id="60" w:author="Nick Stoop" w:date="2019-02-04T13:58:00Z">
          <w:pPr/>
        </w:pPrChange>
      </w:pPr>
      <w:ins w:id="61" w:author="Nick Stoop" w:date="2019-02-04T13:58:00Z">
        <w:r>
          <w:t>“</w:t>
        </w:r>
      </w:ins>
      <w:ins w:id="62" w:author="Nick Stoop" w:date="2019-02-04T13:42:00Z">
        <w:r w:rsidR="00233631" w:rsidRPr="001420F8">
          <w:rPr>
            <w:b/>
            <w:rPrChange w:id="63" w:author="Nick Stoop" w:date="2019-02-04T13:58:00Z">
              <w:rPr/>
            </w:rPrChange>
          </w:rPr>
          <w:t>English Loan</w:t>
        </w:r>
      </w:ins>
      <w:ins w:id="64" w:author="Nick Stoop" w:date="2019-02-04T13:58:00Z">
        <w:r>
          <w:t>” means the loan of £6,0</w:t>
        </w:r>
      </w:ins>
      <w:ins w:id="65" w:author="Nick Stoop" w:date="2019-02-04T13:59:00Z">
        <w:r>
          <w:t>00,000 extended</w:t>
        </w:r>
      </w:ins>
      <w:ins w:id="66" w:author="Nick Stoop" w:date="2019-02-04T14:01:00Z">
        <w:r>
          <w:t xml:space="preserve"> by the Bank to Mr </w:t>
        </w:r>
      </w:ins>
      <w:ins w:id="67" w:author="Nick Stoop" w:date="2019-02-04T14:24:00Z">
        <w:r w:rsidR="002C7181">
          <w:t>TAKIEDDINE</w:t>
        </w:r>
      </w:ins>
      <w:ins w:id="68" w:author="Nick Stoop" w:date="2019-02-04T14:01:00Z">
        <w:r>
          <w:t xml:space="preserve"> on or around 2 February 2009 and secured</w:t>
        </w:r>
      </w:ins>
      <w:ins w:id="69" w:author="Nick Stoop" w:date="2019-02-04T14:02:00Z">
        <w:r>
          <w:t xml:space="preserve">, </w:t>
        </w:r>
        <w:r w:rsidRPr="001420F8">
          <w:rPr>
            <w:i/>
            <w:rPrChange w:id="70" w:author="Nick Stoop" w:date="2019-02-04T14:02:00Z">
              <w:rPr/>
            </w:rPrChange>
          </w:rPr>
          <w:t>inter alia</w:t>
        </w:r>
        <w:r>
          <w:t>,</w:t>
        </w:r>
      </w:ins>
      <w:ins w:id="71" w:author="Nick Stoop" w:date="2019-02-04T14:01:00Z">
        <w:r>
          <w:t xml:space="preserve"> by a charge against the London Property</w:t>
        </w:r>
      </w:ins>
      <w:ins w:id="72" w:author="Nick Stoop" w:date="2019-02-04T14:02:00Z">
        <w:r>
          <w:t>;</w:t>
        </w:r>
      </w:ins>
    </w:p>
    <w:p w14:paraId="35C83057" w14:textId="73AD5E40" w:rsidR="00233631" w:rsidRDefault="001420F8" w:rsidP="001420F8">
      <w:pPr>
        <w:ind w:left="360"/>
        <w:rPr>
          <w:ins w:id="73" w:author="Nick Stoop" w:date="2019-02-04T13:42:00Z"/>
        </w:rPr>
        <w:pPrChange w:id="74" w:author="Nick Stoop" w:date="2019-02-04T13:58:00Z">
          <w:pPr/>
        </w:pPrChange>
      </w:pPr>
      <w:ins w:id="75" w:author="Nick Stoop" w:date="2019-02-04T14:02:00Z">
        <w:r>
          <w:t>“</w:t>
        </w:r>
      </w:ins>
      <w:ins w:id="76" w:author="Nick Stoop" w:date="2019-02-04T13:42:00Z">
        <w:r w:rsidR="00233631" w:rsidRPr="001420F8">
          <w:rPr>
            <w:b/>
            <w:rPrChange w:id="77" w:author="Nick Stoop" w:date="2019-02-04T14:02:00Z">
              <w:rPr/>
            </w:rPrChange>
          </w:rPr>
          <w:t>French Loan</w:t>
        </w:r>
      </w:ins>
      <w:ins w:id="78" w:author="Nick Stoop" w:date="2019-02-04T14:02:00Z">
        <w:r>
          <w:t>” means the loan of €6,000,000 plus incidentals of €1,200,000</w:t>
        </w:r>
      </w:ins>
      <w:ins w:id="79" w:author="Nick Stoop" w:date="2019-02-04T14:03:00Z">
        <w:r>
          <w:t xml:space="preserve"> extended by the Bank to Mr </w:t>
        </w:r>
      </w:ins>
      <w:ins w:id="80" w:author="Nick Stoop" w:date="2019-02-04T14:24:00Z">
        <w:r w:rsidR="002C7181">
          <w:t>TAKIEDDINE</w:t>
        </w:r>
      </w:ins>
      <w:ins w:id="81" w:author="Nick Stoop" w:date="2019-02-04T14:03:00Z">
        <w:r>
          <w:t xml:space="preserve"> on or around </w:t>
        </w:r>
      </w:ins>
      <w:ins w:id="82" w:author="Nick Stoop" w:date="2019-02-04T14:21:00Z">
        <w:r w:rsidR="002C7181" w:rsidRPr="002C7181">
          <w:t>1</w:t>
        </w:r>
      </w:ins>
      <w:ins w:id="83" w:author="Nick Stoop" w:date="2019-02-04T14:03:00Z">
        <w:r w:rsidRPr="002C7181">
          <w:t>2</w:t>
        </w:r>
        <w:r>
          <w:t xml:space="preserve"> February 2009 and secured, </w:t>
        </w:r>
        <w:r w:rsidRPr="00611D14">
          <w:rPr>
            <w:i/>
          </w:rPr>
          <w:t>inter alia</w:t>
        </w:r>
        <w:r>
          <w:t>, by a charge against the Paris Property;</w:t>
        </w:r>
      </w:ins>
    </w:p>
    <w:p w14:paraId="39696AC7" w14:textId="63F0BD80" w:rsidR="00233631" w:rsidRDefault="0014749B" w:rsidP="001420F8">
      <w:pPr>
        <w:ind w:left="360"/>
        <w:rPr>
          <w:ins w:id="84" w:author="Nick Stoop" w:date="2019-02-04T13:42:00Z"/>
        </w:rPr>
        <w:pPrChange w:id="85" w:author="Nick Stoop" w:date="2019-02-04T13:58:00Z">
          <w:pPr/>
        </w:pPrChange>
      </w:pPr>
      <w:ins w:id="86" w:author="Nick Stoop" w:date="2019-02-04T14:04:00Z">
        <w:r>
          <w:t xml:space="preserve"> “</w:t>
        </w:r>
      </w:ins>
      <w:ins w:id="87" w:author="Nick Stoop" w:date="2019-02-04T13:42:00Z">
        <w:r w:rsidR="00233631" w:rsidRPr="0014749B">
          <w:rPr>
            <w:b/>
            <w:rPrChange w:id="88" w:author="Nick Stoop" w:date="2019-02-04T14:04:00Z">
              <w:rPr/>
            </w:rPrChange>
          </w:rPr>
          <w:t>Loans</w:t>
        </w:r>
      </w:ins>
      <w:ins w:id="89" w:author="Nick Stoop" w:date="2019-02-04T14:04:00Z">
        <w:r>
          <w:t>” means the English Loan and the French Loan;</w:t>
        </w:r>
      </w:ins>
    </w:p>
    <w:p w14:paraId="06859F60" w14:textId="402AF4DA" w:rsidR="00233631" w:rsidRDefault="0014749B" w:rsidP="001420F8">
      <w:pPr>
        <w:ind w:left="360"/>
        <w:rPr>
          <w:ins w:id="90" w:author="Nick Stoop" w:date="2019-02-04T13:42:00Z"/>
        </w:rPr>
        <w:pPrChange w:id="91" w:author="Nick Stoop" w:date="2019-02-04T13:58:00Z">
          <w:pPr/>
        </w:pPrChange>
      </w:pPr>
      <w:ins w:id="92" w:author="Nick Stoop" w:date="2019-02-04T14:06:00Z">
        <w:r>
          <w:t>“</w:t>
        </w:r>
      </w:ins>
      <w:ins w:id="93" w:author="Nick Stoop" w:date="2019-02-04T13:42:00Z">
        <w:r w:rsidR="00233631" w:rsidRPr="0014749B">
          <w:rPr>
            <w:b/>
            <w:rPrChange w:id="94" w:author="Nick Stoop" w:date="2019-02-04T14:07:00Z">
              <w:rPr/>
            </w:rPrChange>
          </w:rPr>
          <w:t>Credit Report</w:t>
        </w:r>
      </w:ins>
      <w:ins w:id="95" w:author="Nick Stoop" w:date="2019-02-04T14:06:00Z">
        <w:r>
          <w:t>” means</w:t>
        </w:r>
      </w:ins>
      <w:ins w:id="96" w:author="Nick Stoop" w:date="2019-02-04T14:17:00Z">
        <w:r w:rsidR="007914A5">
          <w:t xml:space="preserve"> the Bank’s internal credit report, dated </w:t>
        </w:r>
      </w:ins>
      <w:ins w:id="97" w:author="Nick Stoop" w:date="2019-02-04T14:18:00Z">
        <w:r w:rsidR="007914A5">
          <w:t xml:space="preserve">18 November 2018, describing </w:t>
        </w:r>
      </w:ins>
      <w:ins w:id="98" w:author="Nick Stoop" w:date="2019-02-04T14:19:00Z">
        <w:r w:rsidR="007914A5">
          <w:t xml:space="preserve">the Bank’s reasons for advancing the Loans to Mr </w:t>
        </w:r>
      </w:ins>
      <w:ins w:id="99" w:author="Nick Stoop" w:date="2019-02-04T14:24:00Z">
        <w:r w:rsidR="002C7181">
          <w:t>TAKIEDDINE</w:t>
        </w:r>
      </w:ins>
      <w:ins w:id="100" w:author="Nick Stoop" w:date="2019-02-04T14:19:00Z">
        <w:r w:rsidR="007914A5">
          <w:t>; and</w:t>
        </w:r>
      </w:ins>
    </w:p>
    <w:p w14:paraId="4E970EFC" w14:textId="4291039E" w:rsidR="00233631" w:rsidRPr="00B709CA" w:rsidRDefault="0014749B" w:rsidP="001420F8">
      <w:pPr>
        <w:ind w:left="360"/>
        <w:rPr>
          <w:ins w:id="101" w:author="Nick Stoop" w:date="2019-02-04T13:42:00Z"/>
        </w:rPr>
        <w:pPrChange w:id="102" w:author="Nick Stoop" w:date="2019-02-04T13:58:00Z">
          <w:pPr>
            <w:pStyle w:val="Heading2"/>
          </w:pPr>
        </w:pPrChange>
      </w:pPr>
      <w:ins w:id="103" w:author="Nick Stoop" w:date="2019-02-04T14:07:00Z">
        <w:r>
          <w:t>“</w:t>
        </w:r>
      </w:ins>
      <w:ins w:id="104" w:author="Nick Stoop" w:date="2019-02-04T13:46:00Z">
        <w:r w:rsidR="00233631" w:rsidRPr="0014749B">
          <w:rPr>
            <w:b/>
            <w:rPrChange w:id="105" w:author="Nick Stoop" w:date="2019-02-04T14:07:00Z">
              <w:rPr/>
            </w:rPrChange>
          </w:rPr>
          <w:t>PEP</w:t>
        </w:r>
      </w:ins>
      <w:ins w:id="106" w:author="Nick Stoop" w:date="2019-02-04T14:07:00Z">
        <w:r>
          <w:t xml:space="preserve">” means Politically Exposed Person, the status assigned </w:t>
        </w:r>
      </w:ins>
      <w:ins w:id="107" w:author="Nick Stoop" w:date="2019-02-04T14:08:00Z">
        <w:r>
          <w:t xml:space="preserve">by </w:t>
        </w:r>
      </w:ins>
      <w:ins w:id="108" w:author="Nick Stoop" w:date="2019-02-04T14:20:00Z">
        <w:r w:rsidR="002C7181">
          <w:t>BARCLAYS</w:t>
        </w:r>
      </w:ins>
      <w:ins w:id="109" w:author="Nick Stoop" w:date="2019-02-04T14:08:00Z">
        <w:r>
          <w:t xml:space="preserve"> </w:t>
        </w:r>
      </w:ins>
      <w:ins w:id="110" w:author="Nick Stoop" w:date="2019-02-04T14:07:00Z">
        <w:r>
          <w:t xml:space="preserve">to Mr </w:t>
        </w:r>
      </w:ins>
      <w:ins w:id="111" w:author="Nick Stoop" w:date="2019-02-04T14:24:00Z">
        <w:r w:rsidR="002C7181">
          <w:t>TAKIEDDINE</w:t>
        </w:r>
      </w:ins>
      <w:ins w:id="112" w:author="Nick Stoop" w:date="2019-02-04T14:10:00Z">
        <w:r>
          <w:t xml:space="preserve">, reflecting the </w:t>
        </w:r>
        <w:proofErr w:type="gramStart"/>
        <w:r>
          <w:t>high level</w:t>
        </w:r>
        <w:proofErr w:type="gramEnd"/>
        <w:r>
          <w:t xml:space="preserve"> of risk that the Bank would become involved in </w:t>
        </w:r>
      </w:ins>
      <w:ins w:id="113" w:author="Nick Stoop" w:date="2019-02-04T14:11:00Z">
        <w:r>
          <w:t>crim</w:t>
        </w:r>
      </w:ins>
      <w:ins w:id="114" w:author="Nick Stoop" w:date="2019-02-04T14:13:00Z">
        <w:r>
          <w:t>inal activity as the cons</w:t>
        </w:r>
      </w:ins>
      <w:ins w:id="115" w:author="Nick Stoop" w:date="2019-02-04T14:14:00Z">
        <w:r>
          <w:t>equence of its dealing</w:t>
        </w:r>
        <w:r w:rsidR="007914A5">
          <w:t>s</w:t>
        </w:r>
        <w:r>
          <w:t xml:space="preserve"> with Mr </w:t>
        </w:r>
      </w:ins>
      <w:ins w:id="116" w:author="Nick Stoop" w:date="2019-02-04T14:24:00Z">
        <w:r w:rsidR="002C7181">
          <w:t>TAKIEDDINE</w:t>
        </w:r>
      </w:ins>
      <w:ins w:id="117" w:author="Nick Stoop" w:date="2019-02-04T14:17:00Z">
        <w:r w:rsidR="007914A5">
          <w:t>.</w:t>
        </w:r>
      </w:ins>
    </w:p>
    <w:p w14:paraId="08D60BF4" w14:textId="77777777" w:rsidR="001C3CED" w:rsidRPr="007225E6" w:rsidRDefault="001C3CED" w:rsidP="0031236E">
      <w:pPr>
        <w:pStyle w:val="Heading2"/>
      </w:pPr>
      <w:r w:rsidRPr="0031236E">
        <w:lastRenderedPageBreak/>
        <w:t>Introduction</w:t>
      </w:r>
    </w:p>
    <w:p w14:paraId="16954046" w14:textId="26AE8965" w:rsidR="001C3CED" w:rsidRPr="007B0555" w:rsidRDefault="001C3CED" w:rsidP="0031236E">
      <w:pPr>
        <w:pStyle w:val="Heading4"/>
      </w:pPr>
      <w:r w:rsidRPr="007B0555">
        <w:t xml:space="preserve">We act for </w:t>
      </w:r>
      <w:commentRangeStart w:id="118"/>
      <w:r w:rsidRPr="007B0555">
        <w:t xml:space="preserve">Nicola </w:t>
      </w:r>
      <w:del w:id="119" w:author="Nick Stoop" w:date="2019-02-04T14:24:00Z">
        <w:r w:rsidRPr="007B0555" w:rsidDel="002C7181">
          <w:delText>Johnson</w:delText>
        </w:r>
      </w:del>
      <w:commentRangeEnd w:id="118"/>
      <w:ins w:id="120" w:author="Nick Stoop" w:date="2019-02-04T14:24:00Z">
        <w:r w:rsidR="002C7181">
          <w:t>JOHNSON</w:t>
        </w:r>
      </w:ins>
      <w:r w:rsidRPr="007B0555">
        <w:commentReference w:id="118"/>
      </w:r>
      <w:r w:rsidRPr="007B0555">
        <w:t>.</w:t>
      </w:r>
    </w:p>
    <w:p w14:paraId="76CF6C7B" w14:textId="52CE1B9A"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del w:id="121" w:author="Nick Stoop" w:date="2019-02-04T14:20:00Z">
        <w:r w:rsidRPr="00BA0B5D" w:rsidDel="002C7181">
          <w:delText>Barclays</w:delText>
        </w:r>
      </w:del>
      <w:ins w:id="122" w:author="Nick Stoop" w:date="2019-02-04T14:23:00Z">
        <w:r w:rsidR="002C7181">
          <w:t>B</w:t>
        </w:r>
      </w:ins>
      <w:ins w:id="123" w:author="Nick Stoop" w:date="2019-02-04T14:20:00Z">
        <w:r w:rsidR="002C7181">
          <w:t>arclays</w:t>
        </w:r>
      </w:ins>
      <w:r w:rsidRPr="00BA0B5D">
        <w:t xml:space="preserve"> Bank plc</w:t>
      </w:r>
      <w:del w:id="124" w:author="Nick Stoop" w:date="2019-02-04T14:23:00Z">
        <w:r w:rsidRPr="00BA0B5D" w:rsidDel="002C7181">
          <w:delText xml:space="preserve"> (the “</w:delText>
        </w:r>
        <w:r w:rsidRPr="00D16789" w:rsidDel="002C7181">
          <w:rPr>
            <w:b/>
          </w:rPr>
          <w:delText>Bank</w:delText>
        </w:r>
        <w:r w:rsidRPr="00BA0B5D" w:rsidDel="002C7181">
          <w:delText>” or “</w:delText>
        </w:r>
      </w:del>
      <w:del w:id="125" w:author="Nick Stoop" w:date="2019-02-04T14:20:00Z">
        <w:r w:rsidRPr="00D16789" w:rsidDel="002C7181">
          <w:rPr>
            <w:b/>
          </w:rPr>
          <w:delText>Barclays</w:delText>
        </w:r>
      </w:del>
      <w:del w:id="126" w:author="Nick Stoop" w:date="2019-02-04T14:23:00Z">
        <w:r w:rsidRPr="00BA0B5D" w:rsidDel="002C7181">
          <w:delText>”)</w:delText>
        </w:r>
      </w:del>
      <w:r w:rsidRPr="00BA0B5D">
        <w:t xml:space="preserve">, including the Bank’s subsidiaries and senior officers, makes the Bank liable to our client for damages. </w:t>
      </w:r>
    </w:p>
    <w:p w14:paraId="0E81AD96" w14:textId="47915458" w:rsidR="001C3CED" w:rsidRPr="00BA0B5D" w:rsidRDefault="001C3CED" w:rsidP="0031236E">
      <w:pPr>
        <w:pStyle w:val="Heading4"/>
      </w:pPr>
      <w:commentRangeStart w:id="127"/>
      <w:commentRangeStart w:id="128"/>
      <w:r w:rsidRPr="00BA0B5D">
        <w:t xml:space="preserve">This liability is based upon the Bank’s involvement in a conspiracy with Ziad </w:t>
      </w:r>
      <w:del w:id="129" w:author="Nick Stoop" w:date="2019-02-04T14:23:00Z">
        <w:r w:rsidRPr="00BA0B5D" w:rsidDel="002C7181">
          <w:delText>Takieddine</w:delText>
        </w:r>
      </w:del>
      <w:ins w:id="130" w:author="Nick Stoop" w:date="2019-02-04T14:23:00Z">
        <w:r w:rsidR="002C7181">
          <w:t>TAKIEDDINE</w:t>
        </w:r>
      </w:ins>
      <w:r w:rsidRPr="00BA0B5D">
        <w:t xml:space="preserve">, our client’s former husband, to injure our client using unlawful means. </w:t>
      </w:r>
      <w:r w:rsidR="00F31FF0">
        <w:t xml:space="preserve">In </w:t>
      </w:r>
      <w:del w:id="131" w:author="User" w:date="2019-01-31T14:45:00Z">
        <w:r w:rsidR="00F31FF0" w:rsidDel="001473BB">
          <w:delText>addition</w:delText>
        </w:r>
      </w:del>
      <w:ins w:id="132"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127"/>
      <w:r>
        <w:rPr>
          <w:rStyle w:val="CommentReference"/>
          <w:rFonts w:asciiTheme="minorHAnsi" w:eastAsiaTheme="minorEastAsia" w:hAnsiTheme="minorHAnsi"/>
          <w:iCs w:val="0"/>
        </w:rPr>
        <w:commentReference w:id="127"/>
      </w:r>
      <w:commentRangeEnd w:id="128"/>
      <w:r w:rsidR="00267A7A">
        <w:rPr>
          <w:rStyle w:val="CommentReference"/>
          <w:rFonts w:asciiTheme="minorHAnsi" w:eastAsiaTheme="minorEastAsia" w:hAnsiTheme="minorHAnsi"/>
          <w:iCs w:val="0"/>
        </w:rPr>
        <w:commentReference w:id="128"/>
      </w:r>
    </w:p>
    <w:p w14:paraId="1FED138F" w14:textId="44C5FD06" w:rsidR="001C3CED" w:rsidRDefault="001C3CED" w:rsidP="0031236E">
      <w:pPr>
        <w:pStyle w:val="Heading4"/>
      </w:pPr>
      <w:del w:id="133" w:author="Nick Stoop" w:date="2019-02-04T14:20:00Z">
        <w:r w:rsidRPr="00FF0B3B" w:rsidDel="002C7181">
          <w:delText>Barclays</w:delText>
        </w:r>
      </w:del>
      <w:ins w:id="134" w:author="Nick Stoop" w:date="2019-02-04T14:20:00Z">
        <w:r w:rsidR="002C7181">
          <w:t>BARCLAYS</w:t>
        </w:r>
      </w:ins>
      <w:r w:rsidRPr="00FF0B3B">
        <w:t xml:space="preserve"> wished to benefit from Mr </w:t>
      </w:r>
      <w:del w:id="135" w:author="Nick Stoop" w:date="2019-02-04T14:23:00Z">
        <w:r w:rsidRPr="00FF0B3B" w:rsidDel="002C7181">
          <w:delText>Takieddine</w:delText>
        </w:r>
      </w:del>
      <w:ins w:id="136" w:author="Nick Stoop" w:date="2019-02-04T14:23:00Z">
        <w:r w:rsidR="002C7181">
          <w:t>TAKIEDDINE</w:t>
        </w:r>
      </w:ins>
      <w:r w:rsidRPr="00FF0B3B">
        <w:t xml:space="preserve">’s links with the Libyan regime of Colonel </w:t>
      </w:r>
      <w:del w:id="137" w:author="Nick Stoop" w:date="2019-02-04T14:25:00Z">
        <w:r w:rsidRPr="00FF0B3B" w:rsidDel="004D7B95">
          <w:delText>Gaddafi</w:delText>
        </w:r>
      </w:del>
      <w:ins w:id="138" w:author="Nick Stoop" w:date="2019-02-04T14:25:00Z">
        <w:r w:rsidR="004D7B95">
          <w:t>GADDAFI</w:t>
        </w:r>
      </w:ins>
      <w:r w:rsidRPr="00FF0B3B">
        <w:t>,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139" w:author="User" w:date="2019-01-31T14:44:00Z">
        <w:r w:rsidR="001473BB">
          <w:t>ob</w:t>
        </w:r>
      </w:ins>
      <w:ins w:id="140" w:author="User" w:date="2019-01-31T14:45:00Z">
        <w:r w:rsidR="001473BB">
          <w:t xml:space="preserve">ligations </w:t>
        </w:r>
      </w:ins>
      <w:r>
        <w:t xml:space="preserve">and compliance procedures. </w:t>
      </w:r>
    </w:p>
    <w:p w14:paraId="65141409" w14:textId="5A566685" w:rsidR="001C3CED" w:rsidRPr="00FF0B3B" w:rsidRDefault="001C3CED" w:rsidP="0031236E">
      <w:pPr>
        <w:pStyle w:val="Heading4"/>
      </w:pPr>
      <w:r>
        <w:t xml:space="preserve">In its effort to curry favour with Mr </w:t>
      </w:r>
      <w:del w:id="141" w:author="Nick Stoop" w:date="2019-02-04T14:23:00Z">
        <w:r w:rsidDel="002C7181">
          <w:delText>Takieddine</w:delText>
        </w:r>
      </w:del>
      <w:ins w:id="142" w:author="Nick Stoop" w:date="2019-02-04T14:23:00Z">
        <w:r w:rsidR="002C7181">
          <w:t>TAKIEDDINE</w:t>
        </w:r>
      </w:ins>
      <w:r>
        <w:t xml:space="preserve">, the Bank assisted </w:t>
      </w:r>
      <w:r w:rsidRPr="00FF0B3B">
        <w:t xml:space="preserve">Mr </w:t>
      </w:r>
      <w:del w:id="143" w:author="Nick Stoop" w:date="2019-02-04T14:23:00Z">
        <w:r w:rsidRPr="00FF0B3B" w:rsidDel="002C7181">
          <w:delText>Takieddine</w:delText>
        </w:r>
      </w:del>
      <w:ins w:id="144" w:author="Nick Stoop" w:date="2019-02-04T14:23:00Z">
        <w:r w:rsidR="002C7181">
          <w:t>TAKIEDDINE</w:t>
        </w:r>
      </w:ins>
      <w:r w:rsidRPr="00FF0B3B">
        <w:t xml:space="preserve"> to defraud our client and the French tax authorities</w:t>
      </w:r>
      <w:r>
        <w:t>.</w:t>
      </w:r>
    </w:p>
    <w:p w14:paraId="4E519B39" w14:textId="3FA7DC26"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w:t>
      </w:r>
      <w:del w:id="145" w:author="Nick Stoop" w:date="2019-02-04T14:23:00Z">
        <w:r w:rsidRPr="00BA0B5D" w:rsidDel="002C7181">
          <w:delText>Takieddine</w:delText>
        </w:r>
      </w:del>
      <w:ins w:id="146" w:author="Nick Stoop" w:date="2019-02-04T14:23:00Z">
        <w:r w:rsidR="002C7181">
          <w:t>TAKIEDDINE</w:t>
        </w:r>
      </w:ins>
      <w:ins w:id="147" w:author="Simon Farrell QC" w:date="2019-01-30T14:49:00Z">
        <w:r w:rsidR="00F31FF0">
          <w:t xml:space="preserve"> and in other material which we have in our possession</w:t>
        </w:r>
        <w:proofErr w:type="gramStart"/>
        <w:r w:rsidR="00F31FF0">
          <w:t xml:space="preserve">. </w:t>
        </w:r>
      </w:ins>
      <w:r w:rsidRPr="00BA0B5D">
        <w:t>.</w:t>
      </w:r>
      <w:proofErr w:type="gramEnd"/>
    </w:p>
    <w:p w14:paraId="2BBCC083" w14:textId="225C16EA"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del w:id="148" w:author="Nick Stoop" w:date="2019-02-04T14:23:00Z">
        <w:r w:rsidRPr="00FF0B3B" w:rsidDel="002C7181">
          <w:delText>Takieddine</w:delText>
        </w:r>
      </w:del>
      <w:ins w:id="149" w:author="Nick Stoop" w:date="2019-02-04T14:23:00Z">
        <w:r w:rsidR="002C7181">
          <w:t>TAKIEDDINE</w:t>
        </w:r>
      </w:ins>
      <w:r w:rsidRPr="00FF0B3B">
        <w:t xml:space="preserve"> and </w:t>
      </w:r>
      <w:del w:id="150" w:author="Nick Stoop" w:date="2019-02-04T14:20:00Z">
        <w:r w:rsidRPr="00FF0B3B" w:rsidDel="002C7181">
          <w:delText>Barclays</w:delText>
        </w:r>
      </w:del>
      <w:ins w:id="151" w:author="Nick Stoop" w:date="2019-02-04T14:20:00Z">
        <w:r w:rsidR="002C7181">
          <w:t>BARCLAYS</w:t>
        </w:r>
      </w:ins>
      <w:ins w:id="152" w:author="Simon Farrell QC" w:date="2019-01-30T14:49:00Z">
        <w:del w:id="153" w:author="Nick Stoop" w:date="2019-02-04T14:26:00Z">
          <w:r w:rsidR="00F31FF0" w:rsidDel="004D7B95">
            <w:delText xml:space="preserve"> (via it senior staff) </w:delText>
          </w:r>
        </w:del>
      </w:ins>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del w:id="154" w:author="Nick Stoop" w:date="2019-02-04T14:23:00Z">
        <w:r w:rsidRPr="00FF0B3B" w:rsidDel="002C7181">
          <w:delText>Takieddine</w:delText>
        </w:r>
      </w:del>
      <w:ins w:id="155" w:author="Nick Stoop" w:date="2019-02-04T14:23:00Z">
        <w:r w:rsidR="002C7181">
          <w:t>TAKIEDDINE</w:t>
        </w:r>
      </w:ins>
      <w:r w:rsidRPr="00FF0B3B">
        <w:t xml:space="preserve"> and several French political figures. </w:t>
      </w:r>
    </w:p>
    <w:p w14:paraId="03321D29" w14:textId="4AC78AE0" w:rsidR="001C3CED" w:rsidRDefault="001C3CED" w:rsidP="0031236E">
      <w:pPr>
        <w:pStyle w:val="Heading4"/>
      </w:pPr>
      <w:del w:id="156" w:author="Nick Stoop" w:date="2019-02-04T14:20:00Z">
        <w:r w:rsidRPr="00FF0B3B" w:rsidDel="002C7181">
          <w:lastRenderedPageBreak/>
          <w:delText>Barclays</w:delText>
        </w:r>
      </w:del>
      <w:ins w:id="157" w:author="Nick Stoop" w:date="2019-02-04T14:20:00Z">
        <w:r w:rsidR="002C7181">
          <w:t>BARCLAYS</w:t>
        </w:r>
      </w:ins>
      <w:r w:rsidRPr="00FF0B3B">
        <w:t xml:space="preserve"> is named in the </w:t>
      </w:r>
      <w:r>
        <w:t xml:space="preserve">French criminal </w:t>
      </w:r>
      <w:r w:rsidRPr="00FF0B3B">
        <w:t>proceedings, in the context of what the prosecutors have described as the “</w:t>
      </w:r>
      <w:commentRangeStart w:id="158"/>
      <w:r w:rsidRPr="00FF0B3B">
        <w:t>massive</w:t>
      </w:r>
      <w:commentRangeEnd w:id="158"/>
      <w:r>
        <w:rPr>
          <w:rStyle w:val="CommentReference"/>
        </w:rPr>
        <w:commentReference w:id="158"/>
      </w:r>
      <w:r w:rsidRPr="00FF0B3B">
        <w:t xml:space="preserve"> fraud” perpetrated by Mr </w:t>
      </w:r>
      <w:del w:id="159" w:author="Nick Stoop" w:date="2019-02-04T14:23:00Z">
        <w:r w:rsidRPr="00FF0B3B" w:rsidDel="002C7181">
          <w:delText>Takieddine</w:delText>
        </w:r>
      </w:del>
      <w:ins w:id="160" w:author="Nick Stoop" w:date="2019-02-04T14:23:00Z">
        <w:r w:rsidR="002C7181">
          <w:t>TAKIEDDINE</w:t>
        </w:r>
      </w:ins>
      <w:r w:rsidRPr="00FF0B3B">
        <w:t xml:space="preserve"> between 2007 and 2009.</w:t>
      </w:r>
      <w:r>
        <w:t xml:space="preserve">  Barclay’s role included providing what the Bank described as “equity release”, enabling and assisting Mr </w:t>
      </w:r>
      <w:del w:id="161" w:author="Nick Stoop" w:date="2019-02-04T14:23:00Z">
        <w:r w:rsidDel="002C7181">
          <w:delText>Takieddine</w:delText>
        </w:r>
      </w:del>
      <w:ins w:id="162" w:author="Nick Stoop" w:date="2019-02-04T14:23:00Z">
        <w:r w:rsidR="002C7181">
          <w:t>TAKIEDDINE</w:t>
        </w:r>
      </w:ins>
      <w:r>
        <w:t xml:space="preserve"> to transfer £12,000,000 of the couple’s matrimonial assets to remote offshore locations, beyond the reach of European justice</w:t>
      </w:r>
      <w:ins w:id="163" w:author="Simon Farrell QC" w:date="2019-01-30T14:50:00Z">
        <w:r w:rsidR="00F31FF0">
          <w:t xml:space="preserve"> and away from our client</w:t>
        </w:r>
      </w:ins>
      <w:r>
        <w:t xml:space="preserve">.  </w:t>
      </w:r>
    </w:p>
    <w:p w14:paraId="349570E2" w14:textId="5F2CC1C0" w:rsidR="001C3CED" w:rsidRDefault="001C3CED" w:rsidP="0031236E">
      <w:pPr>
        <w:pStyle w:val="Heading4"/>
      </w:pPr>
      <w:r w:rsidRPr="00D16789">
        <w:t xml:space="preserve">Renaud van </w:t>
      </w:r>
      <w:del w:id="164" w:author="Nick Stoop" w:date="2019-02-04T14:27:00Z">
        <w:r w:rsidRPr="00D16789" w:rsidDel="004D7B95">
          <w:delText>Ruymbeke</w:delText>
        </w:r>
      </w:del>
      <w:ins w:id="165" w:author="Nick Stoop" w:date="2019-02-04T14:27:00Z">
        <w:r w:rsidR="004D7B95">
          <w:t>RUYMBEKE</w:t>
        </w:r>
      </w:ins>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del w:id="166" w:author="Nick Stoop" w:date="2019-02-04T14:20:00Z">
        <w:r w:rsidDel="002C7181">
          <w:delText>Barclays</w:delText>
        </w:r>
      </w:del>
      <w:ins w:id="167" w:author="Nick Stoop" w:date="2019-02-04T14:20:00Z">
        <w:r w:rsidR="002C7181">
          <w:t>BARCLAYS</w:t>
        </w:r>
      </w:ins>
      <w:r>
        <w:t xml:space="preserve"> as part of </w:t>
      </w:r>
      <w:r w:rsidRPr="00052C2D">
        <w:rPr>
          <w:i/>
        </w:rPr>
        <w:t xml:space="preserve">“un </w:t>
      </w:r>
      <w:commentRangeStart w:id="168"/>
      <w:r w:rsidRPr="00052C2D">
        <w:rPr>
          <w:i/>
        </w:rPr>
        <w:t>ensemble</w:t>
      </w:r>
      <w:commentRangeEnd w:id="168"/>
      <w:r>
        <w:rPr>
          <w:rStyle w:val="CommentReference"/>
          <w:rFonts w:asciiTheme="minorHAnsi" w:eastAsiaTheme="minorEastAsia" w:hAnsiTheme="minorHAnsi"/>
          <w:iCs w:val="0"/>
        </w:rPr>
        <w:commentReference w:id="168"/>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del w:id="169" w:author="Nick Stoop" w:date="2019-02-04T14:23:00Z">
        <w:r w:rsidRPr="00D16789" w:rsidDel="002C7181">
          <w:delText>Takieddine</w:delText>
        </w:r>
      </w:del>
      <w:ins w:id="170" w:author="Nick Stoop" w:date="2019-02-04T14:23:00Z">
        <w:r w:rsidR="002C7181">
          <w:t>TAKIEDDINE</w:t>
        </w:r>
      </w:ins>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5A7B7E82" w:rsidR="001C3CED" w:rsidRDefault="001C3CED" w:rsidP="0031236E">
      <w:pPr>
        <w:pStyle w:val="Heading4"/>
      </w:pPr>
      <w:r>
        <w:t xml:space="preserve">On or around 3 February 2009, </w:t>
      </w:r>
      <w:del w:id="171" w:author="Nick Stoop" w:date="2019-02-04T14:20:00Z">
        <w:r w:rsidDel="002C7181">
          <w:delText>Barclays</w:delText>
        </w:r>
      </w:del>
      <w:ins w:id="172" w:author="Nick Stoop" w:date="2019-02-04T14:20:00Z">
        <w:r w:rsidR="002C7181">
          <w:t>BARCLAYS</w:t>
        </w:r>
      </w:ins>
      <w:r>
        <w:t xml:space="preserve"> Bank extended two loans (the “</w:t>
      </w:r>
      <w:r w:rsidRPr="0031523A">
        <w:rPr>
          <w:b/>
        </w:rPr>
        <w:t>Loans</w:t>
      </w:r>
      <w:r>
        <w:t xml:space="preserve">”) to Mr </w:t>
      </w:r>
      <w:del w:id="173" w:author="Nick Stoop" w:date="2019-02-04T14:23:00Z">
        <w:r w:rsidDel="002C7181">
          <w:delText>Takieddine</w:delText>
        </w:r>
      </w:del>
      <w:ins w:id="174" w:author="Nick Stoop" w:date="2019-02-04T14:23:00Z">
        <w:r w:rsidR="002C7181">
          <w:t>TAKIEDDINE</w:t>
        </w:r>
      </w:ins>
      <w:r>
        <w:t>.  One of the loans was in the amount of £6,000,000 (the “</w:t>
      </w:r>
      <w:r w:rsidRPr="0031523A">
        <w:rPr>
          <w:b/>
        </w:rPr>
        <w:t>English Loan</w:t>
      </w:r>
      <w:r>
        <w:t>”) and the other was in the amount of €6,000,000 (the “</w:t>
      </w:r>
      <w:r w:rsidRPr="0031523A">
        <w:rPr>
          <w:b/>
        </w:rPr>
        <w:t>French Loan</w:t>
      </w:r>
      <w:r>
        <w:t>”).</w:t>
      </w:r>
    </w:p>
    <w:p w14:paraId="44778689" w14:textId="3ADF6573" w:rsidR="00595F15" w:rsidRPr="00595F15" w:rsidRDefault="002C7181" w:rsidP="0031236E">
      <w:pPr>
        <w:pStyle w:val="Heading4"/>
        <w:rPr>
          <w:ins w:id="175" w:author="Nick Stoop" w:date="2019-02-04T11:25:00Z"/>
          <w:i/>
          <w:rPrChange w:id="176" w:author="Nick Stoop" w:date="2019-02-04T11:25:00Z">
            <w:rPr>
              <w:ins w:id="177" w:author="Nick Stoop" w:date="2019-02-04T11:25:00Z"/>
            </w:rPr>
          </w:rPrChange>
        </w:rPr>
      </w:pPr>
      <w:ins w:id="178" w:author="Nick Stoop" w:date="2019-02-04T14:20:00Z">
        <w:r>
          <w:t>BARCLAYS</w:t>
        </w:r>
      </w:ins>
      <w:ins w:id="179" w:author="Nick Stoop" w:date="2019-02-04T11:25:00Z">
        <w:r w:rsidR="00595F15">
          <w:t xml:space="preserve"> extended the </w:t>
        </w:r>
      </w:ins>
      <w:ins w:id="180" w:author="Nick Stoop" w:date="2019-02-04T14:28:00Z">
        <w:r w:rsidR="004D7B95">
          <w:t>L</w:t>
        </w:r>
      </w:ins>
      <w:ins w:id="181" w:author="Nick Stoop" w:date="2019-02-04T11:25:00Z">
        <w:r w:rsidR="00595F15">
          <w:t xml:space="preserve">oans to Mr </w:t>
        </w:r>
      </w:ins>
      <w:ins w:id="182" w:author="Nick Stoop" w:date="2019-02-04T14:23:00Z">
        <w:r>
          <w:t>TAKIEDDINE</w:t>
        </w:r>
      </w:ins>
      <w:ins w:id="183" w:author="Nick Stoop" w:date="2019-02-04T11:25:00Z">
        <w:r w:rsidR="00595F15">
          <w:t xml:space="preserve"> </w:t>
        </w:r>
      </w:ins>
      <w:ins w:id="184" w:author="Nick Stoop" w:date="2019-02-04T11:26:00Z">
        <w:r w:rsidR="00595F15">
          <w:t xml:space="preserve">in the middle of </w:t>
        </w:r>
      </w:ins>
      <w:ins w:id="185" w:author="Nick Stoop" w:date="2019-02-04T11:27:00Z">
        <w:r w:rsidR="00595F15">
          <w:t xml:space="preserve">highly contentious divorce proceedings and in </w:t>
        </w:r>
      </w:ins>
      <w:ins w:id="186" w:author="Nick Stoop" w:date="2019-02-04T11:25:00Z">
        <w:r w:rsidR="00595F15">
          <w:t xml:space="preserve">the </w:t>
        </w:r>
      </w:ins>
      <w:ins w:id="187" w:author="Nick Stoop" w:date="2019-02-04T11:27:00Z">
        <w:r w:rsidR="00595F15">
          <w:t xml:space="preserve">full </w:t>
        </w:r>
      </w:ins>
      <w:ins w:id="188" w:author="Nick Stoop" w:date="2019-02-04T11:25:00Z">
        <w:r w:rsidR="00595F15">
          <w:t>knowledge</w:t>
        </w:r>
      </w:ins>
      <w:ins w:id="189" w:author="Nick Stoop" w:date="2019-02-04T11:26:00Z">
        <w:r w:rsidR="00595F15">
          <w:t xml:space="preserve"> that the </w:t>
        </w:r>
      </w:ins>
      <w:ins w:id="190" w:author="Nick Stoop" w:date="2019-02-04T14:28:00Z">
        <w:r w:rsidR="004D7B95">
          <w:t>L</w:t>
        </w:r>
      </w:ins>
      <w:ins w:id="191" w:author="Nick Stoop" w:date="2019-02-04T11:26:00Z">
        <w:r w:rsidR="00595F15">
          <w:t>oans were secured against joint matrimonial assets</w:t>
        </w:r>
      </w:ins>
      <w:ins w:id="192" w:author="Nick Stoop" w:date="2019-02-04T11:30:00Z">
        <w:r w:rsidR="00595F15">
          <w:t xml:space="preserve"> and were therefore illegal under French law.</w:t>
        </w:r>
      </w:ins>
      <w:ins w:id="193" w:author="Nick Stoop" w:date="2019-02-04T11:28:00Z">
        <w:r w:rsidR="00595F15">
          <w:t xml:space="preserve">  </w:t>
        </w:r>
      </w:ins>
      <w:ins w:id="194" w:author="Nick Stoop" w:date="2019-02-04T11:32:00Z">
        <w:r w:rsidR="002C6E98">
          <w:t xml:space="preserve">Pierre </w:t>
        </w:r>
      </w:ins>
      <w:ins w:id="195" w:author="Nick Stoop" w:date="2019-02-04T14:53:00Z">
        <w:r w:rsidR="00FB3441">
          <w:t>KERBIDI</w:t>
        </w:r>
      </w:ins>
      <w:ins w:id="196" w:author="Nick Stoop" w:date="2019-02-04T11:32:00Z">
        <w:r w:rsidR="002C6E98">
          <w:t>, t</w:t>
        </w:r>
      </w:ins>
      <w:ins w:id="197" w:author="Nick Stoop" w:date="2019-02-04T11:28:00Z">
        <w:r w:rsidR="00595F15">
          <w:t xml:space="preserve">he </w:t>
        </w:r>
      </w:ins>
      <w:ins w:id="198" w:author="Nick Stoop" w:date="2019-02-04T11:29:00Z">
        <w:r w:rsidR="00595F15">
          <w:t>M</w:t>
        </w:r>
      </w:ins>
      <w:ins w:id="199" w:author="Nick Stoop" w:date="2019-02-04T11:28:00Z">
        <w:r w:rsidR="00595F15">
          <w:t xml:space="preserve">anaging Director of </w:t>
        </w:r>
      </w:ins>
      <w:ins w:id="200" w:author="Nick Stoop" w:date="2019-02-04T14:20:00Z">
        <w:r>
          <w:t>BARCLAYS</w:t>
        </w:r>
      </w:ins>
      <w:ins w:id="201" w:author="Nick Stoop" w:date="2019-02-04T11:30:00Z">
        <w:r w:rsidR="00595F15">
          <w:t xml:space="preserve"> Monaco</w:t>
        </w:r>
      </w:ins>
      <w:ins w:id="202" w:author="Nick Stoop" w:date="2019-02-04T11:29:00Z">
        <w:r w:rsidR="00595F15">
          <w:t xml:space="preserve">, </w:t>
        </w:r>
      </w:ins>
      <w:ins w:id="203" w:author="Nick Stoop" w:date="2019-02-04T11:30:00Z">
        <w:r w:rsidR="00595F15">
          <w:t xml:space="preserve">played </w:t>
        </w:r>
      </w:ins>
      <w:ins w:id="204" w:author="Nick Stoop" w:date="2019-02-04T11:29:00Z">
        <w:r w:rsidR="00595F15">
          <w:t>a leading role in the Bank’s conspir</w:t>
        </w:r>
      </w:ins>
      <w:ins w:id="205" w:author="Nick Stoop" w:date="2019-02-04T11:31:00Z">
        <w:r w:rsidR="00E92996">
          <w:t>acy</w:t>
        </w:r>
      </w:ins>
      <w:ins w:id="206" w:author="Nick Stoop" w:date="2019-02-04T11:29:00Z">
        <w:r w:rsidR="00595F15">
          <w:t xml:space="preserve"> with Mr </w:t>
        </w:r>
      </w:ins>
      <w:ins w:id="207" w:author="Nick Stoop" w:date="2019-02-04T14:23:00Z">
        <w:r>
          <w:t>TAKIEDDINE</w:t>
        </w:r>
      </w:ins>
      <w:ins w:id="208" w:author="Nick Stoop" w:date="2019-02-04T11:29:00Z">
        <w:r w:rsidR="00595F15">
          <w:t xml:space="preserve"> to defraud our client</w:t>
        </w:r>
      </w:ins>
      <w:ins w:id="209" w:author="Nick Stoop" w:date="2019-02-04T11:31:00Z">
        <w:r w:rsidR="00E92996">
          <w:t>.</w:t>
        </w:r>
      </w:ins>
      <w:ins w:id="210" w:author="Nick Stoop" w:date="2019-02-04T11:30:00Z">
        <w:r w:rsidR="00E92996">
          <w:t xml:space="preserve"> </w:t>
        </w:r>
      </w:ins>
    </w:p>
    <w:p w14:paraId="749EACB9" w14:textId="5440ACEF" w:rsidR="001C3CED" w:rsidRDefault="001C3CED" w:rsidP="0031236E">
      <w:pPr>
        <w:pStyle w:val="Heading4"/>
        <w:rPr>
          <w:i/>
        </w:rPr>
      </w:pPr>
      <w:r>
        <w:t xml:space="preserve">The </w:t>
      </w:r>
      <w:r w:rsidRPr="000D3020">
        <w:t>Loans</w:t>
      </w:r>
      <w:r>
        <w:t xml:space="preserve"> were described by </w:t>
      </w:r>
      <w:del w:id="211" w:author="Nick Stoop" w:date="2019-02-04T14:20:00Z">
        <w:r w:rsidDel="002C7181">
          <w:delText>Barclays</w:delText>
        </w:r>
      </w:del>
      <w:ins w:id="212" w:author="Nick Stoop" w:date="2019-02-04T14:20:00Z">
        <w:r w:rsidR="002C7181">
          <w:t>BARCLAYS</w:t>
        </w:r>
      </w:ins>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F7667B1" w:rsidR="001C3CED" w:rsidRDefault="001C3CED" w:rsidP="0031236E">
      <w:pPr>
        <w:pStyle w:val="Heading4"/>
      </w:pPr>
      <w:del w:id="213" w:author="Nick Stoop" w:date="2019-02-04T14:20:00Z">
        <w:r w:rsidDel="002C7181">
          <w:delText>Barclays</w:delText>
        </w:r>
      </w:del>
      <w:ins w:id="214" w:author="Nick Stoop" w:date="2019-02-04T14:20:00Z">
        <w:r w:rsidR="002C7181">
          <w:t>BARCLAYS</w:t>
        </w:r>
      </w:ins>
      <w:r>
        <w:t xml:space="preserve"> extended the Loans to Mr </w:t>
      </w:r>
      <w:del w:id="215" w:author="Nick Stoop" w:date="2019-02-04T14:23:00Z">
        <w:r w:rsidDel="002C7181">
          <w:delText>Takieddine</w:delText>
        </w:r>
      </w:del>
      <w:ins w:id="216" w:author="Nick Stoop" w:date="2019-02-04T14:23:00Z">
        <w:r w:rsidR="002C7181">
          <w:t>TAKIEDDINE</w:t>
        </w:r>
      </w:ins>
      <w:r>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del w:id="217" w:author="Nick Stoop" w:date="2019-02-04T14:23:00Z">
        <w:r w:rsidDel="002C7181">
          <w:delText>Takieddine</w:delText>
        </w:r>
      </w:del>
      <w:ins w:id="218" w:author="Nick Stoop" w:date="2019-02-04T14:23:00Z">
        <w:r w:rsidR="002C7181">
          <w:t>TAKIEDDINE</w:t>
        </w:r>
      </w:ins>
      <w:r>
        <w:t xml:space="preserve"> to defraud our client in the divorce by transferring the </w:t>
      </w:r>
      <w:ins w:id="219" w:author="User" w:date="2019-01-31T14:54:00Z">
        <w:del w:id="220" w:author="Nick Stoop" w:date="2019-02-04T11:31:00Z">
          <w:r w:rsidR="0012351D" w:rsidDel="00E92996">
            <w:delText xml:space="preserve">net </w:delText>
          </w:r>
        </w:del>
      </w:ins>
      <w:r>
        <w:t>proceeds of the Loans to offshore locations.</w:t>
      </w:r>
    </w:p>
    <w:p w14:paraId="0BEF25EA" w14:textId="77777777" w:rsidR="001C3CED" w:rsidRPr="00BA0B5D" w:rsidRDefault="001C3CED" w:rsidP="0031236E">
      <w:pPr>
        <w:pStyle w:val="Heading2"/>
      </w:pPr>
      <w:commentRangeStart w:id="221"/>
      <w:commentRangeStart w:id="222"/>
      <w:r w:rsidRPr="00BA0B5D">
        <w:lastRenderedPageBreak/>
        <w:t>Parties</w:t>
      </w:r>
      <w:commentRangeEnd w:id="221"/>
      <w:r w:rsidRPr="00BA0B5D">
        <w:rPr>
          <w:rStyle w:val="CommentReference"/>
        </w:rPr>
        <w:commentReference w:id="221"/>
      </w:r>
      <w:commentRangeEnd w:id="222"/>
    </w:p>
    <w:p w14:paraId="708E40A5" w14:textId="7C74E895" w:rsidR="001C3CED" w:rsidRPr="00A24F34" w:rsidRDefault="001C3CED" w:rsidP="0031236E">
      <w:pPr>
        <w:pStyle w:val="Heading3"/>
      </w:pPr>
      <w:r w:rsidRPr="00A24F34">
        <w:t xml:space="preserve">Ziad </w:t>
      </w:r>
      <w:commentRangeStart w:id="223"/>
      <w:del w:id="224" w:author="Nick Stoop" w:date="2019-02-04T14:23:00Z">
        <w:r w:rsidRPr="00A24F34" w:rsidDel="002C7181">
          <w:delText>Takieddine</w:delText>
        </w:r>
        <w:r w:rsidRPr="00A24F34" w:rsidDel="002C7181">
          <w:rPr>
            <w:rStyle w:val="CommentReference"/>
            <w:sz w:val="22"/>
            <w:szCs w:val="22"/>
          </w:rPr>
          <w:commentReference w:id="222"/>
        </w:r>
      </w:del>
      <w:commentRangeEnd w:id="223"/>
      <w:ins w:id="225" w:author="Nick Stoop" w:date="2019-02-04T14:23:00Z">
        <w:r w:rsidR="002C7181">
          <w:t>TAKIEDDINE</w:t>
        </w:r>
      </w:ins>
      <w:r>
        <w:rPr>
          <w:rStyle w:val="CommentReference"/>
          <w:rFonts w:asciiTheme="minorHAnsi" w:eastAsiaTheme="minorEastAsia" w:hAnsiTheme="minorHAnsi"/>
        </w:rPr>
        <w:commentReference w:id="223"/>
      </w:r>
    </w:p>
    <w:p w14:paraId="1C52F474" w14:textId="31FF52DD" w:rsidR="001C3CED" w:rsidRDefault="001C3CED" w:rsidP="0031236E">
      <w:pPr>
        <w:pStyle w:val="Heading4"/>
      </w:pPr>
      <w:r w:rsidRPr="00BA0B5D">
        <w:t xml:space="preserve">Ziad </w:t>
      </w:r>
      <w:del w:id="226" w:author="Nick Stoop" w:date="2019-02-04T14:23:00Z">
        <w:r w:rsidRPr="00BA0B5D" w:rsidDel="002C7181">
          <w:delText>Takieddine</w:delText>
        </w:r>
      </w:del>
      <w:ins w:id="227" w:author="Nick Stoop" w:date="2019-02-04T14:23:00Z">
        <w:r w:rsidR="002C7181">
          <w:t>TAKIEDDINE</w:t>
        </w:r>
      </w:ins>
      <w:r w:rsidRPr="00BA0B5D">
        <w:t xml:space="preserve"> is a </w:t>
      </w:r>
      <w:r>
        <w:t>self-</w:t>
      </w:r>
      <w:commentRangeStart w:id="228"/>
      <w:r>
        <w:t>confessed</w:t>
      </w:r>
      <w:commentRangeEnd w:id="228"/>
      <w:r>
        <w:rPr>
          <w:rStyle w:val="CommentReference"/>
        </w:rPr>
        <w:commentReference w:id="228"/>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del w:id="229" w:author="Nick Stoop" w:date="2019-02-04T14:23:00Z">
        <w:r w:rsidDel="002C7181">
          <w:delText>Takieddine</w:delText>
        </w:r>
      </w:del>
      <w:ins w:id="230" w:author="Nick Stoop" w:date="2019-02-04T14:23:00Z">
        <w:r w:rsidR="002C7181">
          <w:t>TAKIEDDINE</w:t>
        </w:r>
      </w:ins>
      <w:r w:rsidRPr="00BA0B5D">
        <w:t xml:space="preserve"> has for more than a decade orchestrated a criminal campaign to defraud our client in the context of the couple’s divorce, </w:t>
      </w:r>
      <w:r>
        <w:t xml:space="preserve">which was </w:t>
      </w:r>
      <w:r w:rsidRPr="00BA0B5D">
        <w:t xml:space="preserve">initiated by Mr </w:t>
      </w:r>
      <w:del w:id="231" w:author="Nick Stoop" w:date="2019-02-04T14:23:00Z">
        <w:r w:rsidRPr="00BA0B5D" w:rsidDel="002C7181">
          <w:delText>Takieddine</w:delText>
        </w:r>
      </w:del>
      <w:ins w:id="232" w:author="Nick Stoop" w:date="2019-02-04T14:23:00Z">
        <w:r w:rsidR="002C7181">
          <w:t>TAKIEDDINE</w:t>
        </w:r>
      </w:ins>
      <w:r w:rsidRPr="00BA0B5D">
        <w:t xml:space="preserve"> in September 2006.</w:t>
      </w:r>
    </w:p>
    <w:p w14:paraId="3578B905" w14:textId="2BFAE0F3" w:rsidR="001C3CED" w:rsidRDefault="001C3CED" w:rsidP="0031236E">
      <w:pPr>
        <w:pStyle w:val="Heading4"/>
      </w:pPr>
      <w:r>
        <w:t xml:space="preserve">Mr </w:t>
      </w:r>
      <w:del w:id="233" w:author="Nick Stoop" w:date="2019-02-04T14:23:00Z">
        <w:r w:rsidDel="002C7181">
          <w:delText>Takieddine</w:delText>
        </w:r>
      </w:del>
      <w:ins w:id="234" w:author="Nick Stoop" w:date="2019-02-04T14:23:00Z">
        <w:r w:rsidR="002C7181">
          <w:t>TAKIEDDINE</w:t>
        </w:r>
      </w:ins>
      <w:r>
        <w:t xml:space="preserve">’s campaign has included restructuring the ownership of all of the couple’s matrimonial property behind a complex and secret network of screen companies domiciled in offshore locations including Panama and the British Virgin Islands.  Mr </w:t>
      </w:r>
      <w:del w:id="235" w:author="Nick Stoop" w:date="2019-02-04T14:23:00Z">
        <w:r w:rsidDel="002C7181">
          <w:delText>Takieddine</w:delText>
        </w:r>
      </w:del>
      <w:ins w:id="236" w:author="Nick Stoop" w:date="2019-02-04T14:23:00Z">
        <w:r w:rsidR="002C7181">
          <w:t>TAKIEDDINE</w:t>
        </w:r>
      </w:ins>
      <w:r>
        <w:t xml:space="preserve">’s financial advisor, James Clark, noted in March 2007 that </w:t>
      </w:r>
      <w:r w:rsidRPr="00D9369D">
        <w:rPr>
          <w:i/>
        </w:rPr>
        <w:t xml:space="preserve">“the purpose of the </w:t>
      </w:r>
      <w:commentRangeStart w:id="237"/>
      <w:r w:rsidRPr="00D9369D">
        <w:rPr>
          <w:i/>
        </w:rPr>
        <w:t>existing</w:t>
      </w:r>
      <w:commentRangeEnd w:id="237"/>
      <w:r>
        <w:rPr>
          <w:rStyle w:val="CommentReference"/>
          <w:rFonts w:asciiTheme="minorHAnsi" w:eastAsiaTheme="minorEastAsia" w:hAnsiTheme="minorHAnsi"/>
          <w:iCs w:val="0"/>
        </w:rPr>
        <w:commentReference w:id="237"/>
      </w:r>
      <w:r w:rsidRPr="00D9369D">
        <w:rPr>
          <w:i/>
        </w:rPr>
        <w:t xml:space="preserve"> structure is to … reduce exposure to taxation and claims from creditors</w:t>
      </w:r>
      <w:ins w:id="238" w:author="Nick Stoop" w:date="2019-02-04T14:30:00Z">
        <w:r w:rsidR="004D7B95">
          <w:t xml:space="preserve"> [i.e. including our client]</w:t>
        </w:r>
      </w:ins>
      <w:r w:rsidRPr="00D9369D">
        <w:rPr>
          <w:i/>
        </w:rPr>
        <w:t>”</w:t>
      </w:r>
      <w:r>
        <w:t xml:space="preserve">.  </w:t>
      </w:r>
    </w:p>
    <w:p w14:paraId="735EB51A" w14:textId="63740119" w:rsidR="001C3CED" w:rsidRDefault="001C3CED" w:rsidP="0031236E">
      <w:pPr>
        <w:pStyle w:val="Heading4"/>
      </w:pPr>
      <w:r>
        <w:t xml:space="preserve">A February 2007 press article </w:t>
      </w:r>
      <w:commentRangeStart w:id="239"/>
      <w:r>
        <w:t>report</w:t>
      </w:r>
      <w:commentRangeEnd w:id="239"/>
      <w:r>
        <w:t>ed</w:t>
      </w:r>
      <w:r>
        <w:rPr>
          <w:rStyle w:val="CommentReference"/>
          <w:rFonts w:asciiTheme="minorHAnsi" w:eastAsiaTheme="minorEastAsia" w:hAnsiTheme="minorHAnsi"/>
          <w:iCs w:val="0"/>
        </w:rPr>
        <w:commentReference w:id="239"/>
      </w:r>
      <w:r>
        <w:t xml:space="preserve"> Mr </w:t>
      </w:r>
      <w:del w:id="240" w:author="Nick Stoop" w:date="2019-02-04T14:23:00Z">
        <w:r w:rsidDel="002C7181">
          <w:delText>Takieddine</w:delText>
        </w:r>
      </w:del>
      <w:ins w:id="241" w:author="Nick Stoop" w:date="2019-02-04T14:23:00Z">
        <w:r w:rsidR="002C7181">
          <w:t>TAKIEDDINE</w:t>
        </w:r>
      </w:ins>
      <w:r>
        <w:t xml:space="preserve"> as facing investigation by the French tax authorities and having a potential €115,000,000 liability to our client under the couple’s divorce procedure.  It was also reported that </w:t>
      </w:r>
      <w:r w:rsidRPr="00375EE4">
        <w:t xml:space="preserve">Mr </w:t>
      </w:r>
      <w:del w:id="242" w:author="Nick Stoop" w:date="2019-02-04T14:23:00Z">
        <w:r w:rsidRPr="00375EE4" w:rsidDel="002C7181">
          <w:delText>Takieddine</w:delText>
        </w:r>
      </w:del>
      <w:ins w:id="243" w:author="Nick Stoop" w:date="2019-02-04T14:23:00Z">
        <w:r w:rsidR="002C7181">
          <w:t>TAKIEDDINE</w:t>
        </w:r>
      </w:ins>
      <w:r>
        <w:t xml:space="preserve"> was attempting to secure </w:t>
      </w:r>
      <w:del w:id="244" w:author="Nick Stoop" w:date="2019-02-04T14:30:00Z">
        <w:r w:rsidDel="004D7B95">
          <w:delText>(</w:delText>
        </w:r>
      </w:del>
      <w:r>
        <w:t>illegal</w:t>
      </w:r>
      <w:del w:id="245" w:author="Nick Stoop" w:date="2019-02-04T14:30:00Z">
        <w:r w:rsidDel="004D7B95">
          <w:delText>)</w:delText>
        </w:r>
      </w:del>
      <w:r>
        <w:t xml:space="preserve"> retro-commissions from Libya and that he was suspected of </w:t>
      </w:r>
      <w:ins w:id="246" w:author="Nick Stoop" w:date="2019-02-04T14:30:00Z">
        <w:r w:rsidR="004D7B95">
          <w:t>a</w:t>
        </w:r>
      </w:ins>
      <w:ins w:id="247" w:author="Nick Stoop" w:date="2019-02-04T14:31:00Z">
        <w:r w:rsidR="004D7B95">
          <w:t xml:space="preserve">dditional </w:t>
        </w:r>
      </w:ins>
      <w:r>
        <w:t>money laundering offences.</w:t>
      </w:r>
    </w:p>
    <w:p w14:paraId="1356A0CE" w14:textId="4670E519" w:rsidR="001C3CED" w:rsidRDefault="001C3CED" w:rsidP="0031236E">
      <w:pPr>
        <w:pStyle w:val="Heading4"/>
      </w:pPr>
      <w:r>
        <w:t xml:space="preserve">Mr </w:t>
      </w:r>
      <w:del w:id="248" w:author="Nick Stoop" w:date="2019-02-04T14:23:00Z">
        <w:r w:rsidDel="002C7181">
          <w:delText>Takieddine</w:delText>
        </w:r>
      </w:del>
      <w:ins w:id="249" w:author="Nick Stoop" w:date="2019-02-04T14:23:00Z">
        <w:r w:rsidR="002C7181">
          <w:t>TAKIEDDINE</w:t>
        </w:r>
      </w:ins>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del w:id="250" w:author="Nick Stoop" w:date="2019-02-04T14:23:00Z">
        <w:r w:rsidDel="002C7181">
          <w:delText>Takieddine</w:delText>
        </w:r>
      </w:del>
      <w:ins w:id="251" w:author="Nick Stoop" w:date="2019-02-04T14:23:00Z">
        <w:r w:rsidR="002C7181">
          <w:t>TAKIEDDINE</w:t>
        </w:r>
      </w:ins>
      <w:r>
        <w:t xml:space="preserve"> has conspired to </w:t>
      </w:r>
      <w:ins w:id="252" w:author="Nick Stoop" w:date="2019-02-04T11:34:00Z">
        <w:r w:rsidR="002C6E98">
          <w:t xml:space="preserve">injure </w:t>
        </w:r>
      </w:ins>
      <w:del w:id="253" w:author="Nick Stoop" w:date="2019-02-04T11:34:00Z">
        <w:r w:rsidDel="002C6E98">
          <w:delText xml:space="preserve">defraud </w:delText>
        </w:r>
      </w:del>
      <w:r>
        <w:t>our client with various individuals acting as “</w:t>
      </w:r>
      <w:proofErr w:type="spellStart"/>
      <w:r w:rsidRPr="004D7B95">
        <w:rPr>
          <w:i/>
          <w:rPrChange w:id="254" w:author="Nick Stoop" w:date="2019-02-04T14:31:00Z">
            <w:rPr/>
          </w:rPrChange>
        </w:rPr>
        <w:t>prete-noms</w:t>
      </w:r>
      <w:proofErr w:type="spellEnd"/>
      <w:r>
        <w:t>” (borrowed names) for the screen companies set up to hide his true ownership of assets from the French courts.  These “</w:t>
      </w:r>
      <w:proofErr w:type="spellStart"/>
      <w:r w:rsidRPr="004D7B95">
        <w:rPr>
          <w:i/>
          <w:rPrChange w:id="255" w:author="Nick Stoop" w:date="2019-02-04T14:31:00Z">
            <w:rPr/>
          </w:rPrChange>
        </w:rPr>
        <w:t>prete-noms</w:t>
      </w:r>
      <w:proofErr w:type="spellEnd"/>
      <w:r>
        <w:t>” include</w:t>
      </w:r>
      <w:ins w:id="256" w:author="Nick Stoop" w:date="2019-02-04T14:32:00Z">
        <w:r w:rsidR="004D7B95">
          <w:t>d</w:t>
        </w:r>
      </w:ins>
      <w:r>
        <w:t xml:space="preserve"> Alain FRANCE, Mr </w:t>
      </w:r>
      <w:del w:id="257" w:author="Nick Stoop" w:date="2019-02-04T14:23:00Z">
        <w:r w:rsidDel="002C7181">
          <w:delText>Takieddine</w:delText>
        </w:r>
      </w:del>
      <w:ins w:id="258" w:author="Nick Stoop" w:date="2019-02-04T14:23:00Z">
        <w:r w:rsidR="002C7181">
          <w:t>TAKIEDDINE</w:t>
        </w:r>
      </w:ins>
      <w:r>
        <w:t xml:space="preserve">’s domestic servant and Marc </w:t>
      </w:r>
      <w:del w:id="259" w:author="Nick Stoop" w:date="2019-02-04T14:46:00Z">
        <w:r w:rsidDel="00D53BB8">
          <w:delText>BONNANT</w:delText>
        </w:r>
      </w:del>
      <w:ins w:id="260" w:author="Nick Stoop" w:date="2019-02-04T14:46:00Z">
        <w:r w:rsidR="00D53BB8">
          <w:t>BONNANT</w:t>
        </w:r>
      </w:ins>
      <w:r>
        <w:t xml:space="preserve">, a </w:t>
      </w:r>
      <w:del w:id="261" w:author="Nick Stoop" w:date="2019-02-04T11:35:00Z">
        <w:r w:rsidDel="002C6E98">
          <w:delText xml:space="preserve">lawyer in </w:delText>
        </w:r>
      </w:del>
      <w:r>
        <w:t>Geneva</w:t>
      </w:r>
      <w:ins w:id="262" w:author="Nick Stoop" w:date="2019-02-04T11:35:00Z">
        <w:r w:rsidR="002C6E98">
          <w:t xml:space="preserve"> lawyer of dubious repute</w:t>
        </w:r>
      </w:ins>
      <w:r>
        <w:t>.</w:t>
      </w:r>
    </w:p>
    <w:p w14:paraId="7D63CA23" w14:textId="3502B681" w:rsidR="001C3CED" w:rsidRDefault="001C3CED" w:rsidP="0031236E">
      <w:pPr>
        <w:pStyle w:val="Heading4"/>
      </w:pPr>
      <w:r w:rsidRPr="00BA0B5D">
        <w:lastRenderedPageBreak/>
        <w:t xml:space="preserve">Mr </w:t>
      </w:r>
      <w:del w:id="263" w:author="Nick Stoop" w:date="2019-02-04T14:23:00Z">
        <w:r w:rsidRPr="00BA0B5D" w:rsidDel="002C7181">
          <w:delText>Takieddine</w:delText>
        </w:r>
      </w:del>
      <w:ins w:id="264" w:author="Nick Stoop" w:date="2019-02-04T14:23:00Z">
        <w:r w:rsidR="002C7181">
          <w:t>TAKIEDDINE</w:t>
        </w:r>
      </w:ins>
      <w:r w:rsidRPr="00BA0B5D">
        <w:t xml:space="preserve"> has </w:t>
      </w:r>
      <w:r>
        <w:t xml:space="preserve">already </w:t>
      </w:r>
      <w:r w:rsidRPr="00BA0B5D">
        <w:t xml:space="preserve">spent two </w:t>
      </w:r>
      <w:commentRangeStart w:id="265"/>
      <w:r w:rsidRPr="00BA0B5D">
        <w:t>spells</w:t>
      </w:r>
      <w:commentRangeEnd w:id="265"/>
      <w:r w:rsidRPr="00BA0B5D">
        <w:rPr>
          <w:rStyle w:val="CommentReference"/>
        </w:rPr>
        <w:commentReference w:id="265"/>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del w:id="266" w:author="Nick Stoop" w:date="2019-02-04T14:23:00Z">
        <w:r w:rsidDel="002C7181">
          <w:delText>Takieddine</w:delText>
        </w:r>
      </w:del>
      <w:ins w:id="267" w:author="Nick Stoop" w:date="2019-02-04T14:23:00Z">
        <w:r w:rsidR="002C7181">
          <w:t>TAKIEDDINE</w:t>
        </w:r>
      </w:ins>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07072179" w:rsidR="001C3CED" w:rsidRDefault="001C3CED" w:rsidP="0031236E">
      <w:pPr>
        <w:pStyle w:val="Heading4"/>
      </w:pPr>
      <w:r w:rsidRPr="00BA0B5D">
        <w:t xml:space="preserve">Mr </w:t>
      </w:r>
      <w:commentRangeStart w:id="268"/>
      <w:del w:id="269" w:author="Nick Stoop" w:date="2019-02-04T14:23:00Z">
        <w:r w:rsidRPr="00BA0B5D" w:rsidDel="002C7181">
          <w:delText>Takieddine</w:delText>
        </w:r>
      </w:del>
      <w:commentRangeEnd w:id="268"/>
      <w:ins w:id="270" w:author="Nick Stoop" w:date="2019-02-04T14:23:00Z">
        <w:r w:rsidR="002C7181">
          <w:t>TAKIEDDINE</w:t>
        </w:r>
      </w:ins>
      <w:r>
        <w:rPr>
          <w:rStyle w:val="CommentReference"/>
        </w:rPr>
        <w:commentReference w:id="268"/>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del w:id="271" w:author="Nick Stoop" w:date="2019-02-04T14:25:00Z">
        <w:r w:rsidDel="004D7B95">
          <w:delText>Gaddafi</w:delText>
        </w:r>
      </w:del>
      <w:ins w:id="272" w:author="Nick Stoop" w:date="2019-02-04T14:25:00Z">
        <w:r w:rsidR="004D7B95">
          <w:t>GADDAFI</w:t>
        </w:r>
      </w:ins>
      <w:r>
        <w:t xml:space="preserve"> of Nicolas </w:t>
      </w:r>
      <w:del w:id="273" w:author="Nick Stoop" w:date="2019-02-04T14:32:00Z">
        <w:r w:rsidDel="004D7B95">
          <w:delText>Sarkozy</w:delText>
        </w:r>
      </w:del>
      <w:ins w:id="274" w:author="Nick Stoop" w:date="2019-02-04T14:32:00Z">
        <w:r w:rsidR="004D7B95">
          <w:t>SARKOZY</w:t>
        </w:r>
      </w:ins>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75"/>
      <w:r w:rsidRPr="00BA0B5D">
        <w:t>evasion</w:t>
      </w:r>
      <w:commentRangeEnd w:id="275"/>
      <w:r w:rsidRPr="00BA0B5D">
        <w:rPr>
          <w:rStyle w:val="CommentReference"/>
        </w:rPr>
        <w:commentReference w:id="27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23E10172" w:rsidR="001C3CED" w:rsidRPr="00102281" w:rsidRDefault="001C3CED" w:rsidP="0031236E">
      <w:pPr>
        <w:pStyle w:val="Heading4"/>
      </w:pPr>
      <w:r>
        <w:t xml:space="preserve">Our client is the victim of Mr </w:t>
      </w:r>
      <w:del w:id="276" w:author="Nick Stoop" w:date="2019-02-04T14:23:00Z">
        <w:r w:rsidDel="002C7181">
          <w:delText>Takieddine</w:delText>
        </w:r>
      </w:del>
      <w:ins w:id="277" w:author="Nick Stoop" w:date="2019-02-04T14:23:00Z">
        <w:r w:rsidR="002C7181">
          <w:t>TAKIEDDINE</w:t>
        </w:r>
      </w:ins>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02A12906" w:rsidR="001C3CED" w:rsidRPr="00BA0B5D" w:rsidRDefault="001C3CED" w:rsidP="0031236E">
      <w:pPr>
        <w:pStyle w:val="Heading4"/>
      </w:pPr>
      <w:r w:rsidRPr="00BA0B5D">
        <w:t xml:space="preserve">The French tax authorities have filed </w:t>
      </w:r>
      <w:del w:id="278" w:author="Nick Stoop" w:date="2019-02-04T11:36:00Z">
        <w:r w:rsidRPr="00BA0B5D" w:rsidDel="002C6E98">
          <w:delText xml:space="preserve">a </w:delText>
        </w:r>
      </w:del>
      <w:ins w:id="279" w:author="Nick Stoop" w:date="2019-02-04T11:40:00Z">
        <w:r w:rsidR="002C6E98">
          <w:t xml:space="preserve">a series of </w:t>
        </w:r>
      </w:ins>
      <w:r w:rsidRPr="00BA0B5D">
        <w:t>criminal complaint</w:t>
      </w:r>
      <w:ins w:id="280" w:author="Nick Stoop" w:date="2019-02-04T11:36:00Z">
        <w:r w:rsidR="002C6E98">
          <w:t>s</w:t>
        </w:r>
      </w:ins>
      <w:r w:rsidRPr="00BA0B5D">
        <w:t xml:space="preserve"> </w:t>
      </w:r>
      <w:del w:id="281" w:author="Nick Stoop" w:date="2019-02-04T11:36:00Z">
        <w:r w:rsidRPr="00BA0B5D" w:rsidDel="002C6E98">
          <w:delText xml:space="preserve">demanding </w:delText>
        </w:r>
        <w:bookmarkStart w:id="282" w:name="_Hlk535510800"/>
        <w:r w:rsidRPr="00BA0B5D" w:rsidDel="002C6E98">
          <w:delText>€21,649,731</w:delText>
        </w:r>
        <w:bookmarkEnd w:id="282"/>
        <w:r w:rsidRPr="00BA0B5D" w:rsidDel="002C6E98">
          <w:delText xml:space="preserve"> </w:delText>
        </w:r>
      </w:del>
      <w:r w:rsidRPr="00BA0B5D">
        <w:t xml:space="preserve">in respect of Mr </w:t>
      </w:r>
      <w:del w:id="283" w:author="Nick Stoop" w:date="2019-02-04T14:23:00Z">
        <w:r w:rsidRPr="00BA0B5D" w:rsidDel="002C7181">
          <w:delText>Takieddine</w:delText>
        </w:r>
      </w:del>
      <w:ins w:id="284" w:author="Nick Stoop" w:date="2019-02-04T14:23:00Z">
        <w:r w:rsidR="002C7181">
          <w:t>TAKIEDDINE</w:t>
        </w:r>
      </w:ins>
      <w:r w:rsidRPr="00BA0B5D">
        <w:t xml:space="preserve">’s tax evasion and have placed </w:t>
      </w:r>
      <w:ins w:id="285" w:author="Nick Stoop" w:date="2019-02-04T11:36:00Z">
        <w:r w:rsidR="002C6E98">
          <w:t>s</w:t>
        </w:r>
      </w:ins>
      <w:ins w:id="286" w:author="Nick Stoop" w:date="2019-02-04T11:37:00Z">
        <w:r w:rsidR="002C6E98">
          <w:t xml:space="preserve">ome of </w:t>
        </w:r>
      </w:ins>
      <w:r w:rsidRPr="00BA0B5D">
        <w:t xml:space="preserve">his assets in France under penal </w:t>
      </w:r>
      <w:commentRangeStart w:id="287"/>
      <w:r w:rsidRPr="00BA0B5D">
        <w:t>seizure</w:t>
      </w:r>
      <w:commentRangeEnd w:id="287"/>
      <w:r w:rsidRPr="00BA0B5D">
        <w:rPr>
          <w:rStyle w:val="CommentReference"/>
        </w:rPr>
        <w:commentReference w:id="287"/>
      </w:r>
      <w:r w:rsidRPr="00BA0B5D">
        <w:t xml:space="preserve">.  </w:t>
      </w:r>
      <w:ins w:id="288" w:author="Nick Stoop" w:date="2019-02-04T11:39:00Z">
        <w:r w:rsidR="002C6E98">
          <w:t xml:space="preserve">The amount of tax owed has been reported at </w:t>
        </w:r>
      </w:ins>
      <w:ins w:id="289" w:author="Nick Stoop" w:date="2019-02-04T11:40:00Z">
        <w:r w:rsidR="002C6E98">
          <w:t>€</w:t>
        </w:r>
      </w:ins>
      <w:ins w:id="290" w:author="Nick Stoop" w:date="2019-02-04T11:39:00Z">
        <w:r w:rsidR="002C6E98" w:rsidRPr="002C6E98">
          <w:t>21</w:t>
        </w:r>
      </w:ins>
      <w:ins w:id="291" w:author="Nick Stoop" w:date="2019-02-04T11:40:00Z">
        <w:r w:rsidR="002C6E98">
          <w:t>,</w:t>
        </w:r>
      </w:ins>
      <w:ins w:id="292" w:author="Nick Stoop" w:date="2019-02-04T11:39:00Z">
        <w:r w:rsidR="002C6E98" w:rsidRPr="002C6E98">
          <w:t>649</w:t>
        </w:r>
      </w:ins>
      <w:ins w:id="293" w:author="Nick Stoop" w:date="2019-02-04T11:40:00Z">
        <w:r w:rsidR="002C6E98">
          <w:t>,</w:t>
        </w:r>
      </w:ins>
      <w:ins w:id="294" w:author="Nick Stoop" w:date="2019-02-04T11:39:00Z">
        <w:r w:rsidR="002C6E98" w:rsidRPr="002C6E98">
          <w:t>731</w:t>
        </w:r>
      </w:ins>
      <w:ins w:id="295" w:author="Nick Stoop" w:date="2019-02-04T11:41:00Z">
        <w:r w:rsidR="00170B3B">
          <w:t xml:space="preserve">, </w:t>
        </w:r>
      </w:ins>
      <w:ins w:id="296" w:author="Nick Stoop" w:date="2019-02-04T11:43:00Z">
        <w:r w:rsidR="00170B3B">
          <w:t>excluding penalties.  T</w:t>
        </w:r>
      </w:ins>
      <w:ins w:id="297" w:author="Nick Stoop" w:date="2019-02-04T11:41:00Z">
        <w:r w:rsidR="00170B3B">
          <w:t xml:space="preserve">he final bill </w:t>
        </w:r>
      </w:ins>
      <w:ins w:id="298" w:author="Nick Stoop" w:date="2019-02-04T11:43:00Z">
        <w:r w:rsidR="00170B3B">
          <w:t>may</w:t>
        </w:r>
      </w:ins>
      <w:ins w:id="299" w:author="Nick Stoop" w:date="2019-02-04T11:41:00Z">
        <w:r w:rsidR="00170B3B">
          <w:t xml:space="preserve"> be higher given the aggravated nature of the offences and </w:t>
        </w:r>
      </w:ins>
      <w:ins w:id="300" w:author="Nick Stoop" w:date="2019-02-04T14:20:00Z">
        <w:r w:rsidR="002C7181">
          <w:t>BARCLAYS</w:t>
        </w:r>
      </w:ins>
      <w:ins w:id="301" w:author="Nick Stoop" w:date="2019-02-04T11:42:00Z">
        <w:r w:rsidR="00170B3B">
          <w:t>’ role in launder</w:t>
        </w:r>
      </w:ins>
      <w:ins w:id="302" w:author="Nick Stoop" w:date="2019-02-04T11:43:00Z">
        <w:r w:rsidR="00170B3B">
          <w:t>ing</w:t>
        </w:r>
      </w:ins>
      <w:ins w:id="303" w:author="Nick Stoop" w:date="2019-02-04T11:42:00Z">
        <w:r w:rsidR="00170B3B">
          <w:t xml:space="preserve"> the proceeds</w:t>
        </w:r>
      </w:ins>
      <w:ins w:id="304" w:author="Nick Stoop" w:date="2019-02-04T14:33:00Z">
        <w:r w:rsidR="004D7B95">
          <w:t xml:space="preserve"> offshore.</w:t>
        </w:r>
      </w:ins>
    </w:p>
    <w:p w14:paraId="4945794C" w14:textId="718ED86D" w:rsidR="001C3CED" w:rsidRPr="00BA0B5D" w:rsidRDefault="001C3CED" w:rsidP="0031236E">
      <w:pPr>
        <w:pStyle w:val="Heading4"/>
      </w:pPr>
      <w:r w:rsidRPr="00BA0B5D">
        <w:t xml:space="preserve">Mr </w:t>
      </w:r>
      <w:del w:id="305" w:author="Nick Stoop" w:date="2019-02-04T14:23:00Z">
        <w:r w:rsidRPr="00BA0B5D" w:rsidDel="002C7181">
          <w:delText>Takieddine</w:delText>
        </w:r>
      </w:del>
      <w:ins w:id="306" w:author="Nick Stoop" w:date="2019-02-04T14:23:00Z">
        <w:r w:rsidR="002C7181">
          <w:t>TAKIEDDINE</w:t>
        </w:r>
      </w:ins>
      <w:r w:rsidRPr="00BA0B5D">
        <w:t xml:space="preserve"> is also the subject of a UK arrest warrant</w:t>
      </w:r>
      <w:del w:id="307" w:author="Nick Stoop" w:date="2019-02-04T14:34:00Z">
        <w:r w:rsidDel="004D7B95">
          <w:rPr>
            <w:vertAlign w:val="subscript"/>
          </w:rPr>
          <w:delText>1</w:delText>
        </w:r>
      </w:del>
      <w:r w:rsidRPr="00BA0B5D">
        <w:t xml:space="preserve">, not backed for bail, to face charges of perversion of the course of justice and conspiracy to pervert the course of justice.  The UK offences relate to Mr </w:t>
      </w:r>
      <w:del w:id="308" w:author="Nick Stoop" w:date="2019-02-04T14:23:00Z">
        <w:r w:rsidRPr="00BA0B5D" w:rsidDel="002C7181">
          <w:delText>Takieddine</w:delText>
        </w:r>
      </w:del>
      <w:ins w:id="309" w:author="Nick Stoop" w:date="2019-02-04T14:23:00Z">
        <w:r w:rsidR="002C7181">
          <w:t>TAKIEDDINE</w:t>
        </w:r>
      </w:ins>
      <w:r w:rsidRPr="00BA0B5D">
        <w:t xml:space="preserve">’s creating and relying in the English courts on forged documents </w:t>
      </w:r>
      <w:r>
        <w:t xml:space="preserve">and conspiring with others </w:t>
      </w:r>
      <w:r w:rsidRPr="00BA0B5D">
        <w:t>to defraud our client.</w:t>
      </w:r>
      <w:ins w:id="310" w:author="Simon Farrell QC" w:date="2019-01-30T14:53:00Z">
        <w:r w:rsidR="00F31FF0">
          <w:t xml:space="preserve"> </w:t>
        </w:r>
      </w:ins>
      <w:ins w:id="311" w:author="Nick Stoop" w:date="2019-02-04T11:44:00Z">
        <w:r w:rsidR="00170B3B">
          <w:t xml:space="preserve"> </w:t>
        </w:r>
      </w:ins>
      <w:ins w:id="312" w:author="Simon Farrell QC" w:date="2019-01-30T14:53:00Z">
        <w:r w:rsidR="00F31FF0">
          <w:t>Mr Takied</w:t>
        </w:r>
      </w:ins>
      <w:ins w:id="313" w:author="Nick Stoop" w:date="2019-02-04T11:45:00Z">
        <w:r w:rsidR="00170B3B">
          <w:t>d</w:t>
        </w:r>
      </w:ins>
      <w:ins w:id="314" w:author="Simon Farrell QC" w:date="2019-01-30T14:53:00Z">
        <w:r w:rsidR="00F31FF0">
          <w:t>i</w:t>
        </w:r>
        <w:del w:id="315" w:author="Nick Stoop" w:date="2019-02-04T11:45:00Z">
          <w:r w:rsidR="00F31FF0" w:rsidDel="00170B3B">
            <w:delText>n</w:delText>
          </w:r>
        </w:del>
        <w:r w:rsidR="00F31FF0">
          <w:t xml:space="preserve">ne dishonestly </w:t>
        </w:r>
      </w:ins>
      <w:ins w:id="316" w:author="Simon Farrell QC" w:date="2019-01-30T14:54:00Z">
        <w:r w:rsidR="00F31FF0">
          <w:t>conspired</w:t>
        </w:r>
      </w:ins>
      <w:ins w:id="317" w:author="Simon Farrell QC" w:date="2019-01-30T14:53:00Z">
        <w:r w:rsidR="00F31FF0">
          <w:t xml:space="preserve"> with others to p</w:t>
        </w:r>
      </w:ins>
      <w:ins w:id="318" w:author="Simon Farrell QC" w:date="2019-01-30T14:54:00Z">
        <w:r w:rsidR="00F31FF0">
          <w:t>r</w:t>
        </w:r>
      </w:ins>
      <w:ins w:id="319" w:author="Simon Farrell QC" w:date="2019-01-30T14:53:00Z">
        <w:r w:rsidR="00F31FF0">
          <w:t xml:space="preserve">etend </w:t>
        </w:r>
      </w:ins>
      <w:ins w:id="320" w:author="Simon Farrell QC" w:date="2019-01-30T14:54:00Z">
        <w:r w:rsidR="00F31FF0">
          <w:t xml:space="preserve">to the High Court in London that he had disposed of the </w:t>
        </w:r>
        <w:del w:id="321" w:author="Nick Stoop" w:date="2019-02-04T11:45:00Z">
          <w:r w:rsidR="00F31FF0" w:rsidDel="00170B3B">
            <w:delText xml:space="preserve">Addison Crescent </w:delText>
          </w:r>
        </w:del>
      </w:ins>
      <w:ins w:id="322" w:author="Nick Stoop" w:date="2019-02-04T11:45:00Z">
        <w:r w:rsidR="00170B3B">
          <w:t>London Property</w:t>
        </w:r>
      </w:ins>
      <w:ins w:id="323" w:author="Nick Stoop" w:date="2019-02-04T11:46:00Z">
        <w:r w:rsidR="00170B3B">
          <w:t xml:space="preserve"> </w:t>
        </w:r>
      </w:ins>
      <w:ins w:id="324" w:author="Nick Stoop" w:date="2019-02-04T11:47:00Z">
        <w:r w:rsidR="00170B3B">
          <w:t xml:space="preserve">and the Paris Property </w:t>
        </w:r>
      </w:ins>
      <w:ins w:id="325" w:author="Nick Stoop" w:date="2019-02-04T11:46:00Z">
        <w:r w:rsidR="00170B3B">
          <w:t xml:space="preserve">in March 2009, </w:t>
        </w:r>
      </w:ins>
      <w:ins w:id="326" w:author="Nick Stoop" w:date="2019-02-04T14:34:00Z">
        <w:r w:rsidR="004D7B95">
          <w:t xml:space="preserve">just </w:t>
        </w:r>
      </w:ins>
      <w:ins w:id="327" w:author="Nick Stoop" w:date="2019-02-04T11:46:00Z">
        <w:r w:rsidR="00170B3B">
          <w:t>one month after the</w:t>
        </w:r>
      </w:ins>
      <w:ins w:id="328" w:author="Simon Farrell QC" w:date="2019-01-30T14:54:00Z">
        <w:del w:id="329" w:author="Nick Stoop" w:date="2019-02-04T11:46:00Z">
          <w:r w:rsidR="00F31FF0" w:rsidDel="00170B3B">
            <w:delText>property</w:delText>
          </w:r>
        </w:del>
      </w:ins>
      <w:ins w:id="330" w:author="Nick Stoop" w:date="2019-02-04T11:46:00Z">
        <w:r w:rsidR="00170B3B">
          <w:t xml:space="preserve"> L</w:t>
        </w:r>
      </w:ins>
      <w:ins w:id="331" w:author="Nick Stoop" w:date="2019-02-04T11:47:00Z">
        <w:r w:rsidR="00170B3B">
          <w:t xml:space="preserve">oans </w:t>
        </w:r>
      </w:ins>
      <w:ins w:id="332" w:author="Nick Stoop" w:date="2019-02-04T11:50:00Z">
        <w:r w:rsidR="00CE7BA3">
          <w:t xml:space="preserve">had been </w:t>
        </w:r>
      </w:ins>
      <w:ins w:id="333" w:author="Nick Stoop" w:date="2019-02-04T11:47:00Z">
        <w:r w:rsidR="00170B3B">
          <w:t xml:space="preserve">extended by </w:t>
        </w:r>
      </w:ins>
      <w:ins w:id="334" w:author="Nick Stoop" w:date="2019-02-04T14:20:00Z">
        <w:r w:rsidR="002C7181">
          <w:t>BARCLAYS</w:t>
        </w:r>
      </w:ins>
      <w:ins w:id="335" w:author="Simon Farrell QC" w:date="2019-01-30T14:54:00Z">
        <w:del w:id="336" w:author="Nick Stoop" w:date="2019-02-04T11:46:00Z">
          <w:r w:rsidR="00F31FF0" w:rsidDel="00170B3B">
            <w:delText xml:space="preserve"> </w:delText>
          </w:r>
        </w:del>
        <w:r w:rsidR="00F31FF0">
          <w:t xml:space="preserve">. </w:t>
        </w:r>
      </w:ins>
    </w:p>
    <w:p w14:paraId="62B3B08D" w14:textId="464A862F" w:rsidR="00170B3B" w:rsidRDefault="001C3CED" w:rsidP="0031236E">
      <w:pPr>
        <w:pStyle w:val="Heading4"/>
        <w:rPr>
          <w:ins w:id="337" w:author="Nick Stoop" w:date="2019-02-04T11:48:00Z"/>
        </w:rPr>
      </w:pPr>
      <w:r w:rsidRPr="00375EE4">
        <w:lastRenderedPageBreak/>
        <w:t xml:space="preserve">The Credit Report confirmed that </w:t>
      </w:r>
      <w:del w:id="338" w:author="Nick Stoop" w:date="2019-02-04T14:20:00Z">
        <w:r w:rsidRPr="00375EE4" w:rsidDel="002C7181">
          <w:delText>Barclays</w:delText>
        </w:r>
      </w:del>
      <w:ins w:id="339" w:author="Nick Stoop" w:date="2019-02-04T14:20:00Z">
        <w:r w:rsidR="002C7181">
          <w:t>BARCLAYS</w:t>
        </w:r>
      </w:ins>
      <w:r w:rsidRPr="00375EE4">
        <w:t xml:space="preserve"> was aware of Mr </w:t>
      </w:r>
      <w:del w:id="340" w:author="Nick Stoop" w:date="2019-02-04T14:23:00Z">
        <w:r w:rsidRPr="00375EE4" w:rsidDel="002C7181">
          <w:delText>Takieddine</w:delText>
        </w:r>
      </w:del>
      <w:ins w:id="341" w:author="Nick Stoop" w:date="2019-02-04T14:23:00Z">
        <w:r w:rsidR="002C7181">
          <w:t>TAKIEDDINE</w:t>
        </w:r>
      </w:ins>
      <w:r w:rsidRPr="00375EE4">
        <w:t xml:space="preserve">’s profile in the media, whereby press comment about him </w:t>
      </w:r>
      <w:r>
        <w:t>has always been</w:t>
      </w:r>
      <w:r w:rsidRPr="00375EE4">
        <w:t xml:space="preserve"> uniformly unfavourable</w:t>
      </w:r>
      <w:r>
        <w:t xml:space="preserve">.  </w:t>
      </w:r>
      <w:del w:id="342" w:author="Nick Stoop" w:date="2019-02-04T14:23:00Z">
        <w:r w:rsidDel="002C7181">
          <w:delText>Takieddine</w:delText>
        </w:r>
      </w:del>
      <w:ins w:id="343" w:author="Nick Stoop" w:date="2019-02-04T14:23:00Z">
        <w:r w:rsidR="002C7181">
          <w:t>TAKIEDDINE</w:t>
        </w:r>
      </w:ins>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5F0AF586" w:rsidR="001C3CED" w:rsidRDefault="001C3CED" w:rsidP="0031236E">
      <w:pPr>
        <w:pStyle w:val="Heading4"/>
      </w:pPr>
      <w:r>
        <w:t xml:space="preserve">It had also been reported in the media that Mr </w:t>
      </w:r>
      <w:del w:id="344" w:author="Nick Stoop" w:date="2019-02-04T14:23:00Z">
        <w:r w:rsidDel="002C7181">
          <w:delText>Takieddine</w:delText>
        </w:r>
      </w:del>
      <w:ins w:id="345" w:author="Nick Stoop" w:date="2019-02-04T14:23:00Z">
        <w:r w:rsidR="002C7181">
          <w:t>TAKIEDDINE</w:t>
        </w:r>
      </w:ins>
      <w:r>
        <w:t xml:space="preserve"> was suspected of tax evasion</w:t>
      </w:r>
      <w:del w:id="346" w:author="Nick Stoop" w:date="2019-02-04T14:35:00Z">
        <w:r w:rsidDel="00BB7BEA">
          <w:delText xml:space="preserve"> and</w:delText>
        </w:r>
      </w:del>
      <w:ins w:id="347" w:author="Nick Stoop" w:date="2019-02-04T14:35:00Z">
        <w:r w:rsidR="00BB7BEA">
          <w:t>,</w:t>
        </w:r>
      </w:ins>
      <w:r>
        <w:t xml:space="preserve"> was under investigation by the French tax authorities</w:t>
      </w:r>
      <w:ins w:id="348" w:author="Nick Stoop" w:date="2019-02-04T14:35:00Z">
        <w:r w:rsidR="00BB7BEA">
          <w:t xml:space="preserve"> and was engaged in high-value divorce proceedings with our client.</w:t>
        </w:r>
      </w:ins>
      <w:del w:id="349" w:author="Nick Stoop" w:date="2019-02-04T14:35:00Z">
        <w:r w:rsidDel="00BB7BEA">
          <w:delText>.</w:delText>
        </w:r>
      </w:del>
    </w:p>
    <w:p w14:paraId="245CBD24" w14:textId="390CF252" w:rsidR="001C3CED" w:rsidRDefault="001C3CED" w:rsidP="0031236E">
      <w:pPr>
        <w:pStyle w:val="Heading4"/>
      </w:pPr>
      <w:del w:id="350" w:author="Nick Stoop" w:date="2019-02-04T14:20:00Z">
        <w:r w:rsidRPr="00BA0B5D" w:rsidDel="002C7181">
          <w:delText>B</w:delText>
        </w:r>
        <w:r w:rsidDel="002C7181">
          <w:delText>arclays</w:delText>
        </w:r>
      </w:del>
      <w:ins w:id="351" w:author="Nick Stoop" w:date="2019-02-04T14:20:00Z">
        <w:r w:rsidR="002C7181">
          <w:t>BARCLAYS</w:t>
        </w:r>
      </w:ins>
      <w:r w:rsidRPr="00BA0B5D">
        <w:t xml:space="preserve"> </w:t>
      </w:r>
      <w:r>
        <w:t>designated</w:t>
      </w:r>
      <w:r w:rsidRPr="00BA0B5D">
        <w:t xml:space="preserve"> </w:t>
      </w:r>
      <w:r>
        <w:t xml:space="preserve">Mr </w:t>
      </w:r>
      <w:del w:id="352" w:author="Nick Stoop" w:date="2019-02-04T14:23:00Z">
        <w:r w:rsidRPr="00BA0B5D" w:rsidDel="002C7181">
          <w:delText>Takieddine</w:delText>
        </w:r>
      </w:del>
      <w:ins w:id="353" w:author="Nick Stoop" w:date="2019-02-04T14:23:00Z">
        <w:r w:rsidR="002C7181">
          <w:t>TAKIEDDINE</w:t>
        </w:r>
      </w:ins>
      <w:r w:rsidRPr="00BA0B5D">
        <w:t xml:space="preserve"> as </w:t>
      </w:r>
      <w:r>
        <w:t>a Politically Exposed Person (“</w:t>
      </w:r>
      <w:r w:rsidRPr="00090740">
        <w:rPr>
          <w:b/>
        </w:rPr>
        <w:t>PEP</w:t>
      </w:r>
      <w:r>
        <w:t xml:space="preserve">”) and the Bank was therefore required to conduct enhanced due diligence in its dealings with him.  In spite of Mr </w:t>
      </w:r>
      <w:del w:id="354" w:author="Nick Stoop" w:date="2019-02-04T14:23:00Z">
        <w:r w:rsidDel="002C7181">
          <w:delText>Takieddine</w:delText>
        </w:r>
      </w:del>
      <w:ins w:id="355" w:author="Nick Stoop" w:date="2019-02-04T14:23:00Z">
        <w:r w:rsidR="002C7181">
          <w:t>TAKIEDDINE</w:t>
        </w:r>
      </w:ins>
      <w:r>
        <w:t xml:space="preserve">’s unsavoury reputation and the obvious risk of financial crime, the Bank agreed to assist Mr </w:t>
      </w:r>
      <w:del w:id="356" w:author="Nick Stoop" w:date="2019-02-04T14:23:00Z">
        <w:r w:rsidDel="002C7181">
          <w:delText>Takieddine</w:delText>
        </w:r>
      </w:del>
      <w:ins w:id="357" w:author="Nick Stoop" w:date="2019-02-04T14:23:00Z">
        <w:r w:rsidR="002C7181">
          <w:t>TAKIEDDINE</w:t>
        </w:r>
      </w:ins>
      <w:r>
        <w:t xml:space="preserve"> to defraud our client.</w:t>
      </w:r>
    </w:p>
    <w:p w14:paraId="14D0DCFB" w14:textId="4279F9B6" w:rsidR="001C3CED" w:rsidRPr="00BA0B5D" w:rsidRDefault="001C3CED" w:rsidP="0031236E">
      <w:pPr>
        <w:pStyle w:val="Heading3"/>
      </w:pPr>
      <w:del w:id="358" w:author="Nick Stoop" w:date="2019-02-04T14:36:00Z">
        <w:r w:rsidRPr="00BA0B5D" w:rsidDel="00BB7BEA">
          <w:delText>Amesys</w:delText>
        </w:r>
      </w:del>
      <w:ins w:id="359" w:author="Nick Stoop" w:date="2019-02-04T14:36:00Z">
        <w:r w:rsidR="00BB7BEA">
          <w:t>AMESYS</w:t>
        </w:r>
      </w:ins>
    </w:p>
    <w:p w14:paraId="2BBA46ED" w14:textId="3264F376" w:rsidR="001C3CED" w:rsidRDefault="001C3CED" w:rsidP="0031236E">
      <w:pPr>
        <w:pStyle w:val="Heading4"/>
      </w:pPr>
      <w:r w:rsidRPr="00BA0B5D">
        <w:t xml:space="preserve">When lending to Mr </w:t>
      </w:r>
      <w:del w:id="360" w:author="Nick Stoop" w:date="2019-02-04T14:23:00Z">
        <w:r w:rsidRPr="00BA0B5D" w:rsidDel="002C7181">
          <w:delText>Takieddine</w:delText>
        </w:r>
      </w:del>
      <w:ins w:id="361" w:author="Nick Stoop" w:date="2019-02-04T14:23:00Z">
        <w:r w:rsidR="002C7181">
          <w:t>TAKIEDDINE</w:t>
        </w:r>
      </w:ins>
      <w:r w:rsidRPr="00BA0B5D">
        <w:t xml:space="preserve">, the Bank relied on the interest </w:t>
      </w:r>
      <w:r>
        <w:t>re</w:t>
      </w:r>
      <w:r w:rsidRPr="00BA0B5D">
        <w:t xml:space="preserve">payments being met by Mr </w:t>
      </w:r>
      <w:del w:id="362" w:author="Nick Stoop" w:date="2019-02-04T14:23:00Z">
        <w:r w:rsidRPr="00BA0B5D" w:rsidDel="002C7181">
          <w:delText>Takieddine</w:delText>
        </w:r>
      </w:del>
      <w:ins w:id="363" w:author="Nick Stoop" w:date="2019-02-04T14:23:00Z">
        <w:r w:rsidR="002C7181">
          <w:t>TAKIEDDINE</w:t>
        </w:r>
      </w:ins>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del w:id="364" w:author="Nick Stoop" w:date="2019-02-04T14:23:00Z">
        <w:r w:rsidRPr="00BA0B5D" w:rsidDel="002C7181">
          <w:rPr>
            <w:i/>
          </w:rPr>
          <w:delText>Takieddine</w:delText>
        </w:r>
      </w:del>
      <w:ins w:id="365" w:author="Nick Stoop" w:date="2019-02-04T14:23:00Z">
        <w:r w:rsidR="002C7181">
          <w:rPr>
            <w:i/>
          </w:rPr>
          <w:t>TAKIEDDINE</w:t>
        </w:r>
      </w:ins>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66"/>
      <w:r w:rsidRPr="00BA0B5D">
        <w:rPr>
          <w:i/>
        </w:rPr>
        <w:t>French</w:t>
      </w:r>
      <w:commentRangeEnd w:id="366"/>
      <w:r>
        <w:rPr>
          <w:rStyle w:val="CommentReference"/>
        </w:rPr>
        <w:commentReference w:id="366"/>
      </w:r>
      <w:r w:rsidRPr="00BA0B5D">
        <w:rPr>
          <w:i/>
        </w:rPr>
        <w:t xml:space="preserve"> and Libyan governments.  This contract has EUR 5M left to pay over the next 2 years.”</w:t>
      </w:r>
    </w:p>
    <w:p w14:paraId="243FBF5A" w14:textId="21C92141" w:rsidR="001C3CED" w:rsidRDefault="001C3CED" w:rsidP="0031236E">
      <w:pPr>
        <w:pStyle w:val="Heading4"/>
      </w:pPr>
      <w:commentRangeStart w:id="367"/>
      <w:del w:id="368" w:author="Nick Stoop" w:date="2019-02-04T14:36:00Z">
        <w:r w:rsidRPr="00BA0B5D" w:rsidDel="00BB7BEA">
          <w:delText>Amesys</w:delText>
        </w:r>
      </w:del>
      <w:commentRangeEnd w:id="367"/>
      <w:ins w:id="369" w:author="Nick Stoop" w:date="2019-02-04T14:36:00Z">
        <w:r w:rsidR="00BB7BEA">
          <w:t>AMESYS</w:t>
        </w:r>
      </w:ins>
      <w:r>
        <w:rPr>
          <w:rStyle w:val="CommentReference"/>
        </w:rPr>
        <w:commentReference w:id="367"/>
      </w:r>
      <w:r w:rsidRPr="00BA0B5D">
        <w:t xml:space="preserve"> (</w:t>
      </w:r>
      <w:r>
        <w:t xml:space="preserve">formerly named ‘i2e’ and later </w:t>
      </w:r>
      <w:r w:rsidRPr="00BA0B5D">
        <w:t xml:space="preserve">renamed </w:t>
      </w:r>
      <w:r>
        <w:t>‘</w:t>
      </w:r>
      <w:r w:rsidR="00BB7BEA" w:rsidRPr="00BA0B5D">
        <w:t>NEXA TECHNOLOGIES</w:t>
      </w:r>
      <w:r>
        <w:t>’</w:t>
      </w:r>
      <w:r w:rsidRPr="00BA0B5D">
        <w:t xml:space="preserve">) is the French private company that supplied </w:t>
      </w:r>
      <w:r>
        <w:t xml:space="preserve">the </w:t>
      </w:r>
      <w:r w:rsidRPr="00BA0B5D">
        <w:t>controversial surveillance technology</w:t>
      </w:r>
      <w:r>
        <w:t>, codenamed ‘</w:t>
      </w:r>
      <w:del w:id="370" w:author="Nick Stoop" w:date="2019-02-04T14:37:00Z">
        <w:r w:rsidDel="00BB7BEA">
          <w:delText>Eagle</w:delText>
        </w:r>
      </w:del>
      <w:ins w:id="371" w:author="Nick Stoop" w:date="2019-02-04T14:37:00Z">
        <w:r w:rsidR="00BB7BEA">
          <w:t>EAGLE</w:t>
        </w:r>
      </w:ins>
      <w:r>
        <w:t xml:space="preserve">’, </w:t>
      </w:r>
      <w:r w:rsidRPr="00BA0B5D">
        <w:t xml:space="preserve">to Abdullah </w:t>
      </w:r>
      <w:del w:id="372" w:author="Nick Stoop" w:date="2019-02-04T14:38:00Z">
        <w:r w:rsidRPr="00BA0B5D" w:rsidDel="00BB7BEA">
          <w:delText>Senussi</w:delText>
        </w:r>
      </w:del>
      <w:ins w:id="373" w:author="Nick Stoop" w:date="2019-02-04T14:38:00Z">
        <w:r w:rsidR="00BB7BEA">
          <w:t>SENUSSI</w:t>
        </w:r>
      </w:ins>
      <w:r w:rsidRPr="00BA0B5D">
        <w:t xml:space="preserve">, the head of Libyan intelligence.  The equipment was used for the </w:t>
      </w:r>
      <w:r w:rsidRPr="00BA0B5D">
        <w:rPr>
          <w:i/>
        </w:rPr>
        <w:t xml:space="preserve">“identification, surveillance and </w:t>
      </w:r>
      <w:commentRangeStart w:id="374"/>
      <w:r w:rsidRPr="00BA0B5D">
        <w:rPr>
          <w:i/>
        </w:rPr>
        <w:t>elimination</w:t>
      </w:r>
      <w:commentRangeEnd w:id="374"/>
      <w:r>
        <w:rPr>
          <w:rStyle w:val="CommentReference"/>
        </w:rPr>
        <w:commentReference w:id="374"/>
      </w:r>
      <w:r w:rsidRPr="00BA0B5D">
        <w:rPr>
          <w:i/>
        </w:rPr>
        <w:t xml:space="preserve"> of opponents</w:t>
      </w:r>
      <w:r w:rsidRPr="00BA0B5D">
        <w:t xml:space="preserve"> </w:t>
      </w:r>
      <w:r w:rsidRPr="007E1B56">
        <w:rPr>
          <w:i/>
        </w:rPr>
        <w:t>by intelligence authorities</w:t>
      </w:r>
      <w:r>
        <w:rPr>
          <w:i/>
        </w:rPr>
        <w:t>”</w:t>
      </w:r>
      <w:r w:rsidRPr="00BA0B5D">
        <w:t xml:space="preserve">.  Since May 2017, </w:t>
      </w:r>
      <w:del w:id="375" w:author="Nick Stoop" w:date="2019-02-04T14:36:00Z">
        <w:r w:rsidRPr="00BA0B5D" w:rsidDel="00BB7BEA">
          <w:delText>Amesys</w:delText>
        </w:r>
      </w:del>
      <w:ins w:id="376" w:author="Nick Stoop" w:date="2019-02-04T14:36:00Z">
        <w:r w:rsidR="00BB7BEA">
          <w:t>AMESYS</w:t>
        </w:r>
      </w:ins>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4CD86CC6" w:rsidR="001C3CED" w:rsidRPr="00BA0B5D" w:rsidRDefault="001C3CED" w:rsidP="0031236E">
      <w:pPr>
        <w:pStyle w:val="Heading4"/>
      </w:pPr>
      <w:r w:rsidRPr="00BA0B5D">
        <w:t xml:space="preserve">The International Federation for Human Rights (FIDH), which filed the initial complaint against </w:t>
      </w:r>
      <w:del w:id="377" w:author="Nick Stoop" w:date="2019-02-04T14:36:00Z">
        <w:r w:rsidRPr="00BA0B5D" w:rsidDel="00BB7BEA">
          <w:delText>Amesys</w:delText>
        </w:r>
      </w:del>
      <w:ins w:id="378" w:author="Nick Stoop" w:date="2019-02-04T14:36:00Z">
        <w:r w:rsidR="00BB7BEA">
          <w:t>AMESYS</w:t>
        </w:r>
      </w:ins>
      <w:r w:rsidRPr="00BA0B5D">
        <w:t xml:space="preserve">, stated in </w:t>
      </w:r>
      <w:commentRangeStart w:id="379"/>
      <w:r w:rsidRPr="00BA0B5D">
        <w:t>December</w:t>
      </w:r>
      <w:commentRangeEnd w:id="379"/>
      <w:r>
        <w:rPr>
          <w:rStyle w:val="CommentReference"/>
          <w:rFonts w:asciiTheme="minorHAnsi" w:eastAsiaTheme="minorEastAsia" w:hAnsiTheme="minorHAnsi"/>
          <w:iCs w:val="0"/>
        </w:rPr>
        <w:commentReference w:id="379"/>
      </w:r>
      <w:r w:rsidRPr="00BA0B5D">
        <w:t xml:space="preserve"> 2017:</w:t>
      </w:r>
    </w:p>
    <w:p w14:paraId="5F565EAE" w14:textId="4D9574AB"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del w:id="380" w:author="Nick Stoop" w:date="2019-02-04T14:25:00Z">
        <w:r w:rsidRPr="00BA0B5D" w:rsidDel="004D7B95">
          <w:rPr>
            <w:rFonts w:ascii="Calibri" w:hAnsi="Calibri" w:cs="Calibri"/>
            <w:i/>
          </w:rPr>
          <w:delText>Gaddafi</w:delText>
        </w:r>
      </w:del>
      <w:ins w:id="381" w:author="Nick Stoop" w:date="2019-02-04T14:25:00Z">
        <w:r w:rsidR="004D7B95">
          <w:rPr>
            <w:rFonts w:ascii="Calibri" w:hAnsi="Calibri" w:cs="Calibri"/>
            <w:i/>
          </w:rPr>
          <w:t>GADDAFI</w:t>
        </w:r>
      </w:ins>
      <w:r w:rsidRPr="00BA0B5D">
        <w:rPr>
          <w:rFonts w:ascii="Calibri" w:hAnsi="Calibri" w:cs="Calibri"/>
          <w:i/>
        </w:rPr>
        <w:t xml:space="preserve"> and his security structures – regularly criticised by international human rights organisations – </w:t>
      </w:r>
      <w:del w:id="382" w:author="Nick Stoop" w:date="2019-02-04T14:36:00Z">
        <w:r w:rsidRPr="00BA0B5D" w:rsidDel="00BB7BEA">
          <w:rPr>
            <w:rFonts w:ascii="Calibri" w:hAnsi="Calibri" w:cs="Calibri"/>
            <w:i/>
          </w:rPr>
          <w:delText>Amesys</w:delText>
        </w:r>
      </w:del>
      <w:ins w:id="383" w:author="Nick Stoop" w:date="2019-02-04T14:36:00Z">
        <w:r w:rsidR="00BB7BEA">
          <w:rPr>
            <w:rFonts w:ascii="Calibri" w:hAnsi="Calibri" w:cs="Calibri"/>
            <w:i/>
          </w:rPr>
          <w:t>AMESYS</w:t>
        </w:r>
      </w:ins>
      <w:r w:rsidRPr="00BA0B5D">
        <w:rPr>
          <w:rFonts w:ascii="Calibri" w:hAnsi="Calibri" w:cs="Calibri"/>
          <w:i/>
        </w:rPr>
        <w:t xml:space="preserve"> must have known that the Libyan regime would use the technology as a means of oppression. This is especially so when one </w:t>
      </w:r>
      <w:r w:rsidRPr="00BA0B5D">
        <w:rPr>
          <w:rFonts w:ascii="Calibri" w:hAnsi="Calibri" w:cs="Calibri"/>
          <w:i/>
        </w:rPr>
        <w:lastRenderedPageBreak/>
        <w:t xml:space="preserve">considers that </w:t>
      </w:r>
      <w:del w:id="384" w:author="Nick Stoop" w:date="2019-02-04T14:36:00Z">
        <w:r w:rsidRPr="00BA0B5D" w:rsidDel="00BB7BEA">
          <w:rPr>
            <w:rFonts w:ascii="Calibri" w:hAnsi="Calibri" w:cs="Calibri"/>
            <w:i/>
          </w:rPr>
          <w:delText>Amesys</w:delText>
        </w:r>
      </w:del>
      <w:ins w:id="385" w:author="Nick Stoop" w:date="2019-02-04T14:36:00Z">
        <w:r w:rsidR="00BB7BEA">
          <w:rPr>
            <w:rFonts w:ascii="Calibri" w:hAnsi="Calibri" w:cs="Calibri"/>
            <w:i/>
          </w:rPr>
          <w:t>AMESYS</w:t>
        </w:r>
      </w:ins>
      <w:r w:rsidRPr="00BA0B5D">
        <w:rPr>
          <w:rFonts w:ascii="Calibri" w:hAnsi="Calibri" w:cs="Calibri"/>
          <w:i/>
        </w:rPr>
        <w:t xml:space="preserve">’s interlocutor for signing the agreement was none other than Abdallah </w:t>
      </w:r>
      <w:del w:id="386" w:author="Nick Stoop" w:date="2019-02-04T14:38:00Z">
        <w:r w:rsidRPr="00BA0B5D" w:rsidDel="00BB7BEA">
          <w:rPr>
            <w:rFonts w:ascii="Calibri" w:hAnsi="Calibri" w:cs="Calibri"/>
            <w:i/>
          </w:rPr>
          <w:delText>Senussi</w:delText>
        </w:r>
      </w:del>
      <w:ins w:id="387" w:author="Nick Stoop" w:date="2019-02-04T14:38:00Z">
        <w:r w:rsidR="00BB7BEA">
          <w:rPr>
            <w:rFonts w:ascii="Calibri" w:hAnsi="Calibri" w:cs="Calibri"/>
            <w:i/>
          </w:rPr>
          <w:t>SENUSSI</w:t>
        </w:r>
      </w:ins>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5EAEBBEE" w:rsidR="001C3CED" w:rsidRPr="00557738" w:rsidDel="001313A1" w:rsidRDefault="001C3CED" w:rsidP="0031236E">
      <w:pPr>
        <w:pStyle w:val="Heading4"/>
        <w:keepNext w:val="0"/>
        <w:keepLines w:val="0"/>
        <w:ind w:left="357" w:hanging="357"/>
        <w:rPr>
          <w:del w:id="388" w:author="Nick Stoop" w:date="2019-02-04T11:52:00Z"/>
        </w:rPr>
      </w:pPr>
      <w:r w:rsidRPr="00557738">
        <w:t xml:space="preserve">Just as </w:t>
      </w:r>
      <w:del w:id="389" w:author="Nick Stoop" w:date="2019-02-04T14:36:00Z">
        <w:r w:rsidRPr="00557738" w:rsidDel="00BB7BEA">
          <w:delText>Amesys</w:delText>
        </w:r>
      </w:del>
      <w:ins w:id="390" w:author="Nick Stoop" w:date="2019-02-04T14:36:00Z">
        <w:r w:rsidR="00BB7BEA">
          <w:t>AMESYS</w:t>
        </w:r>
      </w:ins>
      <w:r w:rsidRPr="00557738">
        <w:t xml:space="preserve"> must have known that the Libyan regime would use the technology as a means of oppression, so </w:t>
      </w:r>
      <w:del w:id="391" w:author="Nick Stoop" w:date="2019-02-04T14:20:00Z">
        <w:r w:rsidRPr="00557738" w:rsidDel="002C7181">
          <w:delText>Barclays</w:delText>
        </w:r>
      </w:del>
      <w:ins w:id="392" w:author="Nick Stoop" w:date="2019-02-04T14:20:00Z">
        <w:r w:rsidR="002C7181">
          <w:t>BARCLAYS</w:t>
        </w:r>
      </w:ins>
      <w:r w:rsidRPr="00557738">
        <w:t xml:space="preserve"> must also have known the same.  The Bank’s Credit Report noted that Ziad </w:t>
      </w:r>
      <w:del w:id="393" w:author="Nick Stoop" w:date="2019-02-04T14:23:00Z">
        <w:r w:rsidRPr="00557738" w:rsidDel="002C7181">
          <w:delText>Takieddine</w:delText>
        </w:r>
      </w:del>
      <w:ins w:id="394" w:author="Nick Stoop" w:date="2019-02-04T14:23:00Z">
        <w:r w:rsidR="002C7181">
          <w:t>TAKIEDDINE</w:t>
        </w:r>
      </w:ins>
      <w:r w:rsidRPr="00557738">
        <w:t xml:space="preserve"> had negotiated the </w:t>
      </w:r>
      <w:del w:id="395" w:author="Nick Stoop" w:date="2019-02-04T14:36:00Z">
        <w:r w:rsidRPr="00557738" w:rsidDel="00BB7BEA">
          <w:delText>Amesys</w:delText>
        </w:r>
      </w:del>
      <w:ins w:id="396" w:author="Nick Stoop" w:date="2019-02-04T14:36:00Z">
        <w:r w:rsidR="00BB7BEA">
          <w:t>AMESYS</w:t>
        </w:r>
      </w:ins>
      <w:r w:rsidRPr="00557738">
        <w:t xml:space="preserve"> transaction, for which he was paid several </w:t>
      </w:r>
      <w:commentRangeStart w:id="397"/>
      <w:r w:rsidRPr="00557738">
        <w:t>million</w:t>
      </w:r>
      <w:commentRangeEnd w:id="397"/>
      <w:r>
        <w:rPr>
          <w:rStyle w:val="CommentReference"/>
        </w:rPr>
        <w:commentReference w:id="397"/>
      </w:r>
      <w:r w:rsidRPr="00557738">
        <w:t xml:space="preserve"> euros in instalments.  The payments were made to </w:t>
      </w:r>
      <w:r>
        <w:t xml:space="preserve">Mr </w:t>
      </w:r>
      <w:del w:id="398" w:author="Nick Stoop" w:date="2019-02-04T14:23:00Z">
        <w:r w:rsidDel="002C7181">
          <w:delText>Takieddine</w:delText>
        </w:r>
      </w:del>
      <w:ins w:id="399" w:author="Nick Stoop" w:date="2019-02-04T14:23:00Z">
        <w:r w:rsidR="002C7181">
          <w:t>TAKIEDDINE</w:t>
        </w:r>
      </w:ins>
      <w:r>
        <w:t xml:space="preserve">’s </w:t>
      </w:r>
      <w:commentRangeStart w:id="400"/>
      <w:r w:rsidRPr="00557738">
        <w:t>secret</w:t>
      </w:r>
      <w:commentRangeEnd w:id="400"/>
      <w:r>
        <w:rPr>
          <w:rStyle w:val="CommentReference"/>
        </w:rPr>
        <w:commentReference w:id="400"/>
      </w:r>
      <w:r w:rsidRPr="00557738">
        <w:t xml:space="preserve"> bank account</w:t>
      </w:r>
      <w:r>
        <w:t>s</w:t>
      </w:r>
      <w:r w:rsidRPr="00557738">
        <w:t xml:space="preserve"> in Lebanon, not declared to the French tax </w:t>
      </w:r>
      <w:proofErr w:type="spellStart"/>
      <w:r w:rsidRPr="00557738">
        <w:t>authorities.</w:t>
      </w:r>
    </w:p>
    <w:p w14:paraId="7FEA07A4" w14:textId="44DDACE1" w:rsidR="001C3CED" w:rsidDel="001313A1" w:rsidRDefault="001C3CED" w:rsidP="0031236E">
      <w:pPr>
        <w:pStyle w:val="Heading4"/>
        <w:keepNext w:val="0"/>
        <w:keepLines w:val="0"/>
        <w:ind w:left="357" w:hanging="357"/>
        <w:rPr>
          <w:del w:id="401" w:author="Nick Stoop" w:date="2019-02-04T11:52:00Z"/>
        </w:rPr>
        <w:pPrChange w:id="402" w:author="Nick Stoop" w:date="2019-02-04T11:52:00Z">
          <w:pPr>
            <w:pStyle w:val="Heading4"/>
          </w:pPr>
        </w:pPrChange>
      </w:pPr>
      <w:r>
        <w:t>The</w:t>
      </w:r>
      <w:proofErr w:type="spellEnd"/>
      <w:r>
        <w:t xml:space="preserve"> Credit Report confirmed that </w:t>
      </w:r>
      <w:del w:id="403" w:author="Nick Stoop" w:date="2019-02-04T14:20:00Z">
        <w:r w:rsidDel="002C7181">
          <w:delText>Barclays</w:delText>
        </w:r>
      </w:del>
      <w:ins w:id="404" w:author="Nick Stoop" w:date="2019-02-04T14:20:00Z">
        <w:r w:rsidR="002C7181">
          <w:t>BARCLAYS</w:t>
        </w:r>
      </w:ins>
      <w:r>
        <w:t xml:space="preserve"> was aware of the transaction and had reviewed the intelligence equipment contracts, which were the principal factor relied upon by the Bank in its assessment of Mr </w:t>
      </w:r>
      <w:del w:id="405" w:author="Nick Stoop" w:date="2019-02-04T14:23:00Z">
        <w:r w:rsidDel="002C7181">
          <w:delText>Takieddine</w:delText>
        </w:r>
      </w:del>
      <w:ins w:id="406" w:author="Nick Stoop" w:date="2019-02-04T14:23:00Z">
        <w:r w:rsidR="002C7181">
          <w:t>TAKIEDDINE</w:t>
        </w:r>
      </w:ins>
      <w:r>
        <w:t xml:space="preserve">’s income and of its explanation as to how the interest repayments would be </w:t>
      </w:r>
      <w:proofErr w:type="spellStart"/>
      <w:r>
        <w:t>met.</w:t>
      </w:r>
    </w:p>
    <w:p w14:paraId="503419E9" w14:textId="706C9371" w:rsidR="001C3CED" w:rsidRPr="00327647" w:rsidRDefault="001C3CED" w:rsidP="0031236E">
      <w:pPr>
        <w:pStyle w:val="Heading4"/>
        <w:keepNext w:val="0"/>
        <w:keepLines w:val="0"/>
        <w:ind w:left="357" w:hanging="357"/>
        <w:pPrChange w:id="407" w:author="Nick Stoop" w:date="2019-02-04T11:52:00Z">
          <w:pPr>
            <w:pStyle w:val="Heading4"/>
          </w:pPr>
        </w:pPrChange>
      </w:pPr>
      <w:r w:rsidRPr="00327647">
        <w:t>By</w:t>
      </w:r>
      <w:proofErr w:type="spellEnd"/>
      <w:r w:rsidRPr="00327647">
        <w:t xml:space="preserve"> advancing funds to Mr </w:t>
      </w:r>
      <w:del w:id="408" w:author="Nick Stoop" w:date="2019-02-04T14:23:00Z">
        <w:r w:rsidRPr="00327647" w:rsidDel="002C7181">
          <w:delText>Takieddine</w:delText>
        </w:r>
      </w:del>
      <w:ins w:id="409" w:author="Nick Stoop" w:date="2019-02-04T14:23:00Z">
        <w:r w:rsidR="002C7181">
          <w:t>TAKIEDDINE</w:t>
        </w:r>
      </w:ins>
      <w:r w:rsidRPr="00327647">
        <w:t xml:space="preserve"> in the expectation that these would be repaid via the </w:t>
      </w:r>
      <w:del w:id="410" w:author="Nick Stoop" w:date="2019-02-04T14:36:00Z">
        <w:r w:rsidRPr="00327647" w:rsidDel="00BB7BEA">
          <w:delText>Amesys</w:delText>
        </w:r>
      </w:del>
      <w:ins w:id="411" w:author="Nick Stoop" w:date="2019-02-04T14:36:00Z">
        <w:r w:rsidR="00BB7BEA">
          <w:t>AMESYS</w:t>
        </w:r>
      </w:ins>
      <w:r w:rsidRPr="00327647">
        <w:t xml:space="preserve"> contract, </w:t>
      </w:r>
      <w:del w:id="412" w:author="Nick Stoop" w:date="2019-02-04T14:20:00Z">
        <w:r w:rsidRPr="00327647" w:rsidDel="002C7181">
          <w:delText>Barclays</w:delText>
        </w:r>
      </w:del>
      <w:ins w:id="413" w:author="Nick Stoop" w:date="2019-02-04T14:20:00Z">
        <w:r w:rsidR="002C7181">
          <w:t>BARCLAYS</w:t>
        </w:r>
      </w:ins>
      <w:r w:rsidRPr="00327647">
        <w:t xml:space="preserve"> effectively financed Mr </w:t>
      </w:r>
      <w:del w:id="414" w:author="Nick Stoop" w:date="2019-02-04T14:23:00Z">
        <w:r w:rsidRPr="00327647" w:rsidDel="002C7181">
          <w:delText>Takieddine</w:delText>
        </w:r>
      </w:del>
      <w:ins w:id="415" w:author="Nick Stoop" w:date="2019-02-04T14:23:00Z">
        <w:r w:rsidR="002C7181">
          <w:t>TAKIEDDINE</w:t>
        </w:r>
      </w:ins>
      <w:r w:rsidRPr="00327647">
        <w:t xml:space="preserve">’s 10% share of a contract to supply equipment associated with </w:t>
      </w:r>
      <w:commentRangeStart w:id="416"/>
      <w:r w:rsidRPr="00327647">
        <w:t>torture</w:t>
      </w:r>
      <w:commentRangeEnd w:id="416"/>
      <w:r w:rsidRPr="00327647">
        <w:rPr>
          <w:rStyle w:val="CommentReference"/>
          <w:rFonts w:asciiTheme="minorHAnsi" w:eastAsiaTheme="minorEastAsia" w:hAnsiTheme="minorHAnsi"/>
          <w:iCs w:val="0"/>
          <w:color w:val="808080" w:themeColor="background1" w:themeShade="80"/>
        </w:rPr>
        <w:commentReference w:id="416"/>
      </w:r>
      <w:r w:rsidRPr="00327647">
        <w:t xml:space="preserve"> to a convicted </w:t>
      </w:r>
      <w:commentRangeStart w:id="417"/>
      <w:commentRangeStart w:id="418"/>
      <w:r w:rsidRPr="00327647">
        <w:t>terrorist</w:t>
      </w:r>
      <w:commentRangeEnd w:id="417"/>
      <w:r>
        <w:rPr>
          <w:rStyle w:val="CommentReference"/>
          <w:rFonts w:asciiTheme="minorHAnsi" w:eastAsiaTheme="minorEastAsia" w:hAnsiTheme="minorHAnsi"/>
          <w:iCs w:val="0"/>
        </w:rPr>
        <w:commentReference w:id="417"/>
      </w:r>
      <w:commentRangeEnd w:id="418"/>
      <w:r w:rsidR="0012351D">
        <w:rPr>
          <w:rStyle w:val="CommentReference"/>
          <w:rFonts w:asciiTheme="minorHAnsi" w:eastAsiaTheme="minorEastAsia" w:hAnsiTheme="minorHAnsi"/>
          <w:iCs w:val="0"/>
        </w:rPr>
        <w:commentReference w:id="418"/>
      </w:r>
      <w:r w:rsidRPr="00327647">
        <w:t xml:space="preserve"> and agreed to </w:t>
      </w:r>
      <w:commentRangeStart w:id="419"/>
      <w:r w:rsidRPr="00327647">
        <w:t>launder</w:t>
      </w:r>
      <w:commentRangeEnd w:id="419"/>
      <w:r w:rsidR="0012351D">
        <w:rPr>
          <w:rStyle w:val="CommentReference"/>
          <w:rFonts w:asciiTheme="minorHAnsi" w:eastAsiaTheme="minorEastAsia" w:hAnsiTheme="minorHAnsi"/>
          <w:iCs w:val="0"/>
        </w:rPr>
        <w:commentReference w:id="419"/>
      </w:r>
      <w:r w:rsidRPr="00327647">
        <w:t xml:space="preserve"> Mr </w:t>
      </w:r>
      <w:del w:id="420" w:author="Nick Stoop" w:date="2019-02-04T14:23:00Z">
        <w:r w:rsidRPr="00327647" w:rsidDel="002C7181">
          <w:delText>Takieddine</w:delText>
        </w:r>
      </w:del>
      <w:ins w:id="421" w:author="Nick Stoop" w:date="2019-02-04T14:23:00Z">
        <w:r w:rsidR="002C7181">
          <w:t>TAKIEDDINE</w:t>
        </w:r>
      </w:ins>
      <w:r w:rsidRPr="00327647">
        <w:t>’s proceeds from the transaction and to assist him to evade French taxes.</w:t>
      </w:r>
      <w:r>
        <w:t xml:space="preserve"> </w:t>
      </w:r>
    </w:p>
    <w:p w14:paraId="79D2D8E2" w14:textId="79A99770" w:rsidR="001C3CED" w:rsidRPr="00993557" w:rsidRDefault="001C3CED" w:rsidP="0031236E">
      <w:pPr>
        <w:pStyle w:val="Heading3"/>
      </w:pPr>
      <w:r w:rsidRPr="00993557">
        <w:lastRenderedPageBreak/>
        <w:t xml:space="preserve">Abdullah </w:t>
      </w:r>
      <w:commentRangeStart w:id="422"/>
      <w:del w:id="423" w:author="Nick Stoop" w:date="2019-02-04T14:38:00Z">
        <w:r w:rsidRPr="00993557" w:rsidDel="00BB7BEA">
          <w:delText>Senussi</w:delText>
        </w:r>
      </w:del>
      <w:commentRangeEnd w:id="422"/>
      <w:ins w:id="424" w:author="Nick Stoop" w:date="2019-02-04T14:38:00Z">
        <w:r w:rsidR="00BB7BEA">
          <w:t>SENUSSI</w:t>
        </w:r>
      </w:ins>
      <w:r>
        <w:rPr>
          <w:rStyle w:val="CommentReference"/>
        </w:rPr>
        <w:commentReference w:id="422"/>
      </w:r>
    </w:p>
    <w:p w14:paraId="28D73CC1" w14:textId="50D8CDB3" w:rsidR="001C3CED" w:rsidRPr="00BA0B5D" w:rsidRDefault="001C3CED" w:rsidP="0031236E">
      <w:pPr>
        <w:pStyle w:val="Heading4"/>
      </w:pPr>
      <w:r w:rsidRPr="00BA0B5D">
        <w:t xml:space="preserve">The Bank’s Credit Report makes it clear that </w:t>
      </w:r>
      <w:del w:id="425" w:author="Nick Stoop" w:date="2019-02-04T14:20:00Z">
        <w:r w:rsidRPr="00BA0B5D" w:rsidDel="002C7181">
          <w:delText>Barclays</w:delText>
        </w:r>
      </w:del>
      <w:ins w:id="426" w:author="Nick Stoop" w:date="2019-02-04T14:20:00Z">
        <w:r w:rsidR="002C7181">
          <w:t>BARCLAYS</w:t>
        </w:r>
      </w:ins>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del w:id="427" w:author="Nick Stoop" w:date="2019-02-04T14:25:00Z">
        <w:r w:rsidDel="004D7B95">
          <w:delText>Gaddafi</w:delText>
        </w:r>
      </w:del>
      <w:ins w:id="428" w:author="Nick Stoop" w:date="2019-02-04T14:25:00Z">
        <w:r w:rsidR="004D7B95">
          <w:t>GADDAFI</w:t>
        </w:r>
      </w:ins>
      <w:r>
        <w:t xml:space="preserve">, due to </w:t>
      </w:r>
      <w:r w:rsidRPr="00BA0B5D">
        <w:t xml:space="preserve">Mr </w:t>
      </w:r>
      <w:del w:id="429" w:author="Nick Stoop" w:date="2019-02-04T14:23:00Z">
        <w:r w:rsidRPr="00BA0B5D" w:rsidDel="002C7181">
          <w:delText>Takieddine</w:delText>
        </w:r>
      </w:del>
      <w:ins w:id="430" w:author="Nick Stoop" w:date="2019-02-04T14:23:00Z">
        <w:r w:rsidR="002C7181">
          <w:t>TAKIEDDINE</w:t>
        </w:r>
      </w:ins>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del w:id="431" w:author="Nick Stoop" w:date="2019-02-04T14:23:00Z">
        <w:r w:rsidRPr="006510A2" w:rsidDel="002C7181">
          <w:rPr>
            <w:i/>
          </w:rPr>
          <w:delText>Takieddine</w:delText>
        </w:r>
      </w:del>
      <w:ins w:id="432" w:author="Nick Stoop" w:date="2019-02-04T14:23:00Z">
        <w:r w:rsidR="002C7181">
          <w:rPr>
            <w:i/>
          </w:rPr>
          <w:t>TAKIEDDINE</w:t>
        </w:r>
      </w:ins>
      <w:r w:rsidRPr="006510A2">
        <w:rPr>
          <w:i/>
        </w:rPr>
        <w:t>’s] contacts and influence in Libya are significant, and we are actively pursuing business in that country.”</w:t>
      </w:r>
    </w:p>
    <w:p w14:paraId="64428C42" w14:textId="54BB1FB5" w:rsidR="001C3CED" w:rsidRDefault="001C3CED" w:rsidP="0031236E">
      <w:pPr>
        <w:pStyle w:val="Heading4"/>
      </w:pPr>
      <w:r w:rsidRPr="00D318F4">
        <w:t xml:space="preserve">Ziad </w:t>
      </w:r>
      <w:del w:id="433" w:author="Nick Stoop" w:date="2019-02-04T14:23:00Z">
        <w:r w:rsidRPr="00D318F4" w:rsidDel="002C7181">
          <w:delText>Takieddine</w:delText>
        </w:r>
      </w:del>
      <w:ins w:id="434" w:author="Nick Stoop" w:date="2019-02-04T14:23:00Z">
        <w:r w:rsidR="002C7181">
          <w:t>TAKIEDDINE</w:t>
        </w:r>
      </w:ins>
      <w:r w:rsidRPr="00D318F4">
        <w:t xml:space="preserve">’s </w:t>
      </w:r>
      <w:commentRangeStart w:id="435"/>
      <w:r w:rsidRPr="00D318F4">
        <w:t>principal</w:t>
      </w:r>
      <w:commentRangeEnd w:id="435"/>
      <w:r>
        <w:rPr>
          <w:rStyle w:val="CommentReference"/>
        </w:rPr>
        <w:commentReference w:id="435"/>
      </w:r>
      <w:r w:rsidRPr="00D318F4">
        <w:t xml:space="preserve"> contact in Libya was Abdullah </w:t>
      </w:r>
      <w:del w:id="436" w:author="Nick Stoop" w:date="2019-02-04T14:38:00Z">
        <w:r w:rsidRPr="00D318F4" w:rsidDel="00BB7BEA">
          <w:delText>Senussi</w:delText>
        </w:r>
      </w:del>
      <w:ins w:id="437" w:author="Nick Stoop" w:date="2019-02-04T14:38:00Z">
        <w:r w:rsidR="00BB7BEA">
          <w:t>SENUSSI</w:t>
        </w:r>
      </w:ins>
      <w:r w:rsidRPr="00D318F4">
        <w:t xml:space="preserve">, </w:t>
      </w:r>
      <w:del w:id="438" w:author="Nick Stoop" w:date="2019-02-04T14:25:00Z">
        <w:r w:rsidRPr="00D318F4" w:rsidDel="004D7B95">
          <w:delText>Gaddafi</w:delText>
        </w:r>
      </w:del>
      <w:ins w:id="439" w:author="Nick Stoop" w:date="2019-02-04T14:25:00Z">
        <w:r w:rsidR="004D7B95">
          <w:t>GADDAFI</w:t>
        </w:r>
      </w:ins>
      <w:r w:rsidRPr="00D318F4">
        <w:t xml:space="preserve">’s right-hand man, brother-in-law and intelligence chief.  The surveillance equipment was for </w:t>
      </w:r>
      <w:commentRangeStart w:id="440"/>
      <w:del w:id="441" w:author="Nick Stoop" w:date="2019-02-04T14:38:00Z">
        <w:r w:rsidRPr="00D318F4" w:rsidDel="00BB7BEA">
          <w:delText>Senussi</w:delText>
        </w:r>
      </w:del>
      <w:ins w:id="442" w:author="Nick Stoop" w:date="2019-02-04T14:38:00Z">
        <w:r w:rsidR="00BB7BEA">
          <w:t>SENUSSI</w:t>
        </w:r>
      </w:ins>
      <w:r w:rsidRPr="00D318F4">
        <w:t>’s</w:t>
      </w:r>
      <w:commentRangeEnd w:id="440"/>
      <w:r>
        <w:rPr>
          <w:rStyle w:val="CommentReference"/>
        </w:rPr>
        <w:commentReference w:id="440"/>
      </w:r>
      <w:r w:rsidRPr="00D318F4">
        <w:t xml:space="preserve"> secret police</w:t>
      </w:r>
      <w:r>
        <w:t xml:space="preserve">; it was </w:t>
      </w:r>
      <w:del w:id="443" w:author="Nick Stoop" w:date="2019-02-04T14:38:00Z">
        <w:r w:rsidDel="00BB7BEA">
          <w:delText>Senussi</w:delText>
        </w:r>
      </w:del>
      <w:ins w:id="444" w:author="Nick Stoop" w:date="2019-02-04T14:38:00Z">
        <w:r w:rsidR="00BB7BEA">
          <w:t>SENUSSI</w:t>
        </w:r>
      </w:ins>
      <w:r>
        <w:t xml:space="preserve"> who gave </w:t>
      </w:r>
      <w:del w:id="445" w:author="Nick Stoop" w:date="2019-02-04T14:23:00Z">
        <w:r w:rsidDel="002C7181">
          <w:delText>Takieddine</w:delText>
        </w:r>
      </w:del>
      <w:ins w:id="446" w:author="Nick Stoop" w:date="2019-02-04T14:23:00Z">
        <w:r w:rsidR="002C7181">
          <w:t>TAKIEDDINE</w:t>
        </w:r>
      </w:ins>
      <w:r>
        <w:t xml:space="preserve"> </w:t>
      </w:r>
      <w:commentRangeStart w:id="447"/>
      <w:r>
        <w:t>millions</w:t>
      </w:r>
      <w:commentRangeEnd w:id="447"/>
      <w:r>
        <w:rPr>
          <w:rStyle w:val="CommentReference"/>
          <w:rFonts w:asciiTheme="minorHAnsi" w:eastAsiaTheme="minorEastAsia" w:hAnsiTheme="minorHAnsi"/>
          <w:iCs w:val="0"/>
        </w:rPr>
        <w:commentReference w:id="447"/>
      </w:r>
      <w:r>
        <w:t xml:space="preserve"> of euros in cash to take to </w:t>
      </w:r>
      <w:del w:id="448" w:author="Nick Stoop" w:date="2019-02-04T14:32:00Z">
        <w:r w:rsidDel="004D7B95">
          <w:delText>Sarkozy</w:delText>
        </w:r>
      </w:del>
      <w:ins w:id="449" w:author="Nick Stoop" w:date="2019-02-04T14:32:00Z">
        <w:r w:rsidR="004D7B95">
          <w:t>SARKOZY</w:t>
        </w:r>
      </w:ins>
      <w:r>
        <w:t xml:space="preserve"> in 2006 to finance his forthcoming election campaign.  </w:t>
      </w:r>
    </w:p>
    <w:p w14:paraId="680B9924" w14:textId="5C1956BB" w:rsidR="001C3CED" w:rsidRPr="00A8324D" w:rsidRDefault="001C3CED" w:rsidP="0031236E">
      <w:pPr>
        <w:pStyle w:val="Heading4"/>
      </w:pPr>
      <w:r w:rsidRPr="00A8324D">
        <w:t xml:space="preserve">Mr </w:t>
      </w:r>
      <w:del w:id="450" w:author="Nick Stoop" w:date="2019-02-04T14:38:00Z">
        <w:r w:rsidRPr="00F25321" w:rsidDel="00BB7BEA">
          <w:delText>Senussi</w:delText>
        </w:r>
      </w:del>
      <w:ins w:id="451" w:author="Nick Stoop" w:date="2019-02-04T14:38:00Z">
        <w:r w:rsidR="00BB7BEA">
          <w:t>SENUSSI</w:t>
        </w:r>
      </w:ins>
      <w:r w:rsidRPr="00A8324D">
        <w:t xml:space="preserve"> is a notorious figure, nicknamed "the butcher" because of his reputation for brutal behaviour.  He is a convicted terrorist, who in 1999 was </w:t>
      </w:r>
      <w:commentRangeStart w:id="452"/>
      <w:r w:rsidRPr="00A8324D">
        <w:t>sentenced</w:t>
      </w:r>
      <w:commentRangeEnd w:id="452"/>
      <w:r>
        <w:rPr>
          <w:rStyle w:val="CommentReference"/>
          <w:rFonts w:asciiTheme="minorHAnsi" w:eastAsiaTheme="minorEastAsia" w:hAnsiTheme="minorHAnsi"/>
          <w:iCs w:val="0"/>
        </w:rPr>
        <w:commentReference w:id="452"/>
      </w:r>
      <w:r w:rsidRPr="00A8324D">
        <w:t xml:space="preserve"> </w:t>
      </w:r>
      <w:r w:rsidRPr="003919F2">
        <w:rPr>
          <w:i/>
        </w:rPr>
        <w:t>in absentia</w:t>
      </w:r>
      <w:r w:rsidRPr="00A8324D">
        <w:t xml:space="preserve"> </w:t>
      </w:r>
      <w:ins w:id="453" w:author="Nick Stoop" w:date="2019-02-04T14:40:00Z">
        <w:r w:rsidR="00BB7BEA">
          <w:t xml:space="preserve">by the French Criminal Court </w:t>
        </w:r>
      </w:ins>
      <w:r w:rsidRPr="00A8324D">
        <w:t xml:space="preserve">to life imprisonment for his part in the 1989 bombing of a French UTA airline DC10 passenger plane over Niger, in which 170 people lost their lives.  </w:t>
      </w:r>
      <w:del w:id="454" w:author="Nick Stoop" w:date="2019-02-04T14:38:00Z">
        <w:r w:rsidDel="00BB7BEA">
          <w:delText>S</w:delText>
        </w:r>
        <w:r w:rsidRPr="00A8324D" w:rsidDel="00BB7BEA">
          <w:delText>enussi</w:delText>
        </w:r>
      </w:del>
      <w:ins w:id="455" w:author="Nick Stoop" w:date="2019-02-04T14:38:00Z">
        <w:r w:rsidR="00BB7BEA">
          <w:t>SENUSSI</w:t>
        </w:r>
      </w:ins>
      <w:r w:rsidRPr="00A8324D">
        <w:t xml:space="preserve"> is also wanted for questioning by Scottish police for in connection with the 1988 Lockerbie bombing, in which 270 people were killed.  </w:t>
      </w:r>
    </w:p>
    <w:p w14:paraId="1FFED9C4" w14:textId="5A4C628D" w:rsidR="001C3CED" w:rsidRPr="00711214" w:rsidRDefault="001C3CED" w:rsidP="0031236E">
      <w:pPr>
        <w:pStyle w:val="Heading4"/>
      </w:pPr>
      <w:del w:id="456" w:author="Nick Stoop" w:date="2019-02-04T14:38:00Z">
        <w:r w:rsidRPr="00711214" w:rsidDel="00BB7BEA">
          <w:delText>Senussi</w:delText>
        </w:r>
      </w:del>
      <w:ins w:id="457" w:author="Nick Stoop" w:date="2019-02-04T14:38:00Z">
        <w:r w:rsidR="00BB7BEA">
          <w:t>SENUSSI</w:t>
        </w:r>
      </w:ins>
      <w:r w:rsidRPr="00711214">
        <w:t xml:space="preserve"> is believed to have been responsible for the 1996 </w:t>
      </w:r>
      <w:commentRangeStart w:id="458"/>
      <w:r w:rsidRPr="00711214">
        <w:t>massacre</w:t>
      </w:r>
      <w:commentRangeEnd w:id="458"/>
      <w:r>
        <w:rPr>
          <w:rStyle w:val="CommentReference"/>
          <w:rFonts w:asciiTheme="minorHAnsi" w:eastAsiaTheme="minorEastAsia" w:hAnsiTheme="minorHAnsi"/>
          <w:iCs w:val="0"/>
        </w:rPr>
        <w:commentReference w:id="458"/>
      </w:r>
      <w:r w:rsidRPr="00711214">
        <w:t xml:space="preserve"> of 1,269 inmates at the Abu Salim prison.  He is alleged to have given the order to guards standing on grated ceilings above the inmates to fire down on them, after riots broke out over demands for better food and sanitary conditions.  </w:t>
      </w:r>
      <w:del w:id="459" w:author="Nick Stoop" w:date="2019-02-04T14:38:00Z">
        <w:r w:rsidRPr="00711214" w:rsidDel="00BB7BEA">
          <w:delText>Senussi</w:delText>
        </w:r>
      </w:del>
      <w:ins w:id="460" w:author="Nick Stoop" w:date="2019-02-04T14:38:00Z">
        <w:r w:rsidR="00BB7BEA">
          <w:t>SENUSSI</w:t>
        </w:r>
      </w:ins>
      <w:r w:rsidRPr="00711214">
        <w:t xml:space="preserve"> is also implicated of the killings of 13 anti-</w:t>
      </w:r>
      <w:del w:id="461" w:author="Nick Stoop" w:date="2019-02-04T14:25:00Z">
        <w:r w:rsidRPr="00711214" w:rsidDel="004D7B95">
          <w:delText>Gaddafi</w:delText>
        </w:r>
      </w:del>
      <w:ins w:id="462" w:author="Nick Stoop" w:date="2019-02-04T14:25:00Z">
        <w:r w:rsidR="004D7B95">
          <w:t>GADDAFI</w:t>
        </w:r>
      </w:ins>
      <w:r w:rsidRPr="00711214">
        <w:t xml:space="preserve"> demonstrators in Benghazi on 17 February 2006 and the bloody repression of insurgents during the 2011 Libyan civil war.  </w:t>
      </w:r>
    </w:p>
    <w:p w14:paraId="0EF4E5F5" w14:textId="0A74EAA5" w:rsidR="001C3CED" w:rsidRPr="00711214" w:rsidRDefault="001C3CED" w:rsidP="0031236E">
      <w:pPr>
        <w:pStyle w:val="Heading4"/>
      </w:pPr>
      <w:r w:rsidRPr="00711214">
        <w:t xml:space="preserve">On 16 May 2011, the International Criminal Court issued an arrest warrant for </w:t>
      </w:r>
      <w:del w:id="463" w:author="Nick Stoop" w:date="2019-02-04T14:38:00Z">
        <w:r w:rsidRPr="00711214" w:rsidDel="00BB7BEA">
          <w:delText>Senussi</w:delText>
        </w:r>
      </w:del>
      <w:ins w:id="464" w:author="Nick Stoop" w:date="2019-02-04T14:38:00Z">
        <w:r w:rsidR="00BB7BEA">
          <w:t>SENUSSI</w:t>
        </w:r>
      </w:ins>
      <w:r w:rsidRPr="00711214">
        <w:t xml:space="preserve">, charging him as </w:t>
      </w:r>
      <w:r w:rsidRPr="00BB7BEA">
        <w:rPr>
          <w:i/>
          <w:rPrChange w:id="465" w:author="Nick Stoop" w:date="2019-02-04T14:40:00Z">
            <w:rPr/>
          </w:rPrChange>
        </w:rPr>
        <w:t xml:space="preserve">“criminally responsible as an indirect perpetrator for murder and persecution committed as crimes against </w:t>
      </w:r>
      <w:commentRangeStart w:id="466"/>
      <w:r w:rsidRPr="00BB7BEA">
        <w:rPr>
          <w:i/>
          <w:rPrChange w:id="467" w:author="Nick Stoop" w:date="2019-02-04T14:40:00Z">
            <w:rPr/>
          </w:rPrChange>
        </w:rPr>
        <w:t>humanity</w:t>
      </w:r>
      <w:commentRangeEnd w:id="466"/>
      <w:r w:rsidRPr="00BB7BEA">
        <w:rPr>
          <w:rStyle w:val="CommentReference"/>
          <w:i/>
        </w:rPr>
        <w:commentReference w:id="466"/>
      </w:r>
      <w:r w:rsidRPr="00BB7BEA">
        <w:rPr>
          <w:i/>
          <w:rPrChange w:id="468" w:author="Nick Stoop" w:date="2019-02-04T14:40:00Z">
            <w:rPr/>
          </w:rPrChange>
        </w:rPr>
        <w:t xml:space="preserve"> between 15 February 2011 and at least 20 February 2011 in Libya”</w:t>
      </w:r>
      <w:r w:rsidRPr="00711214">
        <w:t xml:space="preserve">.  The victims were targeted through </w:t>
      </w:r>
      <w:r>
        <w:t>the</w:t>
      </w:r>
      <w:ins w:id="469" w:author="Nick Stoop" w:date="2019-02-04T14:40:00Z">
        <w:r w:rsidR="00BB7BEA">
          <w:t xml:space="preserve"> EAG</w:t>
        </w:r>
      </w:ins>
      <w:ins w:id="470" w:author="Nick Stoop" w:date="2019-02-04T14:41:00Z">
        <w:r w:rsidR="00BB7BEA">
          <w:t>LE</w:t>
        </w:r>
      </w:ins>
      <w:r>
        <w:t xml:space="preserve"> </w:t>
      </w:r>
      <w:r w:rsidRPr="00711214">
        <w:t xml:space="preserve">surveillance technology supplied to Abdullah </w:t>
      </w:r>
      <w:del w:id="471" w:author="Nick Stoop" w:date="2019-02-04T14:38:00Z">
        <w:r w:rsidRPr="00711214" w:rsidDel="00BB7BEA">
          <w:delText>Senussi</w:delText>
        </w:r>
      </w:del>
      <w:ins w:id="472" w:author="Nick Stoop" w:date="2019-02-04T14:38:00Z">
        <w:r w:rsidR="00BB7BEA">
          <w:t>SENUSSI</w:t>
        </w:r>
      </w:ins>
      <w:r w:rsidRPr="00711214">
        <w:t xml:space="preserve"> </w:t>
      </w:r>
      <w:r>
        <w:t xml:space="preserve">by </w:t>
      </w:r>
      <w:del w:id="473" w:author="Nick Stoop" w:date="2019-02-04T14:36:00Z">
        <w:r w:rsidDel="00BB7BEA">
          <w:delText>Amesys</w:delText>
        </w:r>
      </w:del>
      <w:ins w:id="474" w:author="Nick Stoop" w:date="2019-02-04T14:36:00Z">
        <w:r w:rsidR="00BB7BEA">
          <w:t>AMESYS</w:t>
        </w:r>
      </w:ins>
      <w:r>
        <w:t xml:space="preserve"> </w:t>
      </w:r>
      <w:r w:rsidRPr="00711214">
        <w:t xml:space="preserve">via </w:t>
      </w:r>
      <w:del w:id="475" w:author="Nick Stoop" w:date="2019-02-04T14:41:00Z">
        <w:r w:rsidRPr="00711214" w:rsidDel="00BB7BEA">
          <w:delText xml:space="preserve">a </w:delText>
        </w:r>
      </w:del>
      <w:ins w:id="476" w:author="Nick Stoop" w:date="2019-02-04T14:41:00Z">
        <w:r w:rsidR="00BB7BEA">
          <w:t>the</w:t>
        </w:r>
        <w:r w:rsidR="00BB7BEA" w:rsidRPr="00711214">
          <w:t xml:space="preserve"> </w:t>
        </w:r>
      </w:ins>
      <w:r w:rsidRPr="00711214">
        <w:t xml:space="preserve">contract </w:t>
      </w:r>
      <w:del w:id="477" w:author="Nick Stoop" w:date="2019-02-04T14:41:00Z">
        <w:r w:rsidRPr="00711214" w:rsidDel="00BB7BEA">
          <w:delText xml:space="preserve">which was </w:delText>
        </w:r>
      </w:del>
      <w:r w:rsidRPr="00711214">
        <w:t xml:space="preserve">arranged by Ziad </w:t>
      </w:r>
      <w:del w:id="478" w:author="Nick Stoop" w:date="2019-02-04T14:23:00Z">
        <w:r w:rsidRPr="00711214" w:rsidDel="002C7181">
          <w:delText>Takieddine</w:delText>
        </w:r>
      </w:del>
      <w:ins w:id="479" w:author="Nick Stoop" w:date="2019-02-04T14:23:00Z">
        <w:r w:rsidR="002C7181">
          <w:t>TAKIEDDINE</w:t>
        </w:r>
      </w:ins>
      <w:r w:rsidRPr="00711214">
        <w:t xml:space="preserve"> and partly financed by </w:t>
      </w:r>
      <w:del w:id="480" w:author="Nick Stoop" w:date="2019-02-04T14:20:00Z">
        <w:r w:rsidRPr="00711214" w:rsidDel="002C7181">
          <w:delText>Barclays</w:delText>
        </w:r>
      </w:del>
      <w:ins w:id="481" w:author="Nick Stoop" w:date="2019-02-04T14:20:00Z">
        <w:r w:rsidR="002C7181">
          <w:t>BARCLAYS</w:t>
        </w:r>
      </w:ins>
      <w:r w:rsidRPr="00711214">
        <w:t>.</w:t>
      </w:r>
    </w:p>
    <w:p w14:paraId="6426B2DB" w14:textId="17D0D994" w:rsidR="001C3CED" w:rsidRPr="00BA0B5D" w:rsidRDefault="001C3CED" w:rsidP="0031236E">
      <w:pPr>
        <w:pStyle w:val="Heading4"/>
      </w:pPr>
      <w:r w:rsidRPr="00BA0B5D">
        <w:lastRenderedPageBreak/>
        <w:t xml:space="preserve">On 28 July 2015, a Libyan court in Tripoli convicted </w:t>
      </w:r>
      <w:del w:id="482" w:author="Nick Stoop" w:date="2019-02-04T14:38:00Z">
        <w:r w:rsidRPr="00BA0B5D" w:rsidDel="00BB7BEA">
          <w:delText>Senussi</w:delText>
        </w:r>
      </w:del>
      <w:ins w:id="483" w:author="Nick Stoop" w:date="2019-02-04T14:38:00Z">
        <w:r w:rsidR="00BB7BEA">
          <w:t>SENUSSI</w:t>
        </w:r>
      </w:ins>
      <w:r w:rsidRPr="00BA0B5D">
        <w:t xml:space="preserve"> and sentenced him to death by firing squad.  It is understood that Mr </w:t>
      </w:r>
      <w:del w:id="484" w:author="Nick Stoop" w:date="2019-02-04T14:38:00Z">
        <w:r w:rsidRPr="00BA0B5D" w:rsidDel="00BB7BEA">
          <w:delText>Senussi</w:delText>
        </w:r>
      </w:del>
      <w:ins w:id="485" w:author="Nick Stoop" w:date="2019-02-04T14:38:00Z">
        <w:r w:rsidR="00BB7BEA">
          <w:t>SENUSSI</w:t>
        </w:r>
      </w:ins>
      <w:r w:rsidRPr="00BA0B5D">
        <w:t xml:space="preserve"> is currently held in detention in Mauritania.</w:t>
      </w:r>
    </w:p>
    <w:p w14:paraId="3BA86702" w14:textId="1BA27991" w:rsidR="001C3CED" w:rsidRPr="00BA0B5D" w:rsidRDefault="001C3CED" w:rsidP="0031236E">
      <w:pPr>
        <w:pStyle w:val="Heading4"/>
      </w:pPr>
      <w:r>
        <w:t xml:space="preserve">The Credit Report confirmed that </w:t>
      </w:r>
      <w:del w:id="486" w:author="Nick Stoop" w:date="2019-02-04T14:20:00Z">
        <w:r w:rsidRPr="00BA0B5D" w:rsidDel="002C7181">
          <w:delText>Barclays</w:delText>
        </w:r>
      </w:del>
      <w:ins w:id="487" w:author="Nick Stoop" w:date="2019-02-04T14:20:00Z">
        <w:r w:rsidR="002C7181">
          <w:t>BARCLAYS</w:t>
        </w:r>
      </w:ins>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88"/>
      <w:r w:rsidRPr="00BA0B5D">
        <w:t>service</w:t>
      </w:r>
      <w:commentRangeEnd w:id="488"/>
      <w:r w:rsidR="00311026">
        <w:rPr>
          <w:rStyle w:val="CommentReference"/>
          <w:rFonts w:asciiTheme="minorHAnsi" w:eastAsiaTheme="minorEastAsia" w:hAnsiTheme="minorHAnsi"/>
          <w:iCs w:val="0"/>
        </w:rPr>
        <w:commentReference w:id="488"/>
      </w:r>
      <w:r>
        <w:t>, headed by</w:t>
      </w:r>
      <w:r w:rsidRPr="00BA0B5D">
        <w:t xml:space="preserve"> Mr </w:t>
      </w:r>
      <w:commentRangeStart w:id="489"/>
      <w:del w:id="490" w:author="Nick Stoop" w:date="2019-02-04T14:38:00Z">
        <w:r w:rsidRPr="00BA0B5D" w:rsidDel="00BB7BEA">
          <w:delText>Senussi</w:delText>
        </w:r>
      </w:del>
      <w:commentRangeEnd w:id="489"/>
      <w:ins w:id="491" w:author="Nick Stoop" w:date="2019-02-04T14:38:00Z">
        <w:r w:rsidR="00BB7BEA">
          <w:t>SENUSSI</w:t>
        </w:r>
      </w:ins>
      <w:r w:rsidRPr="00BA0B5D">
        <w:rPr>
          <w:rStyle w:val="CommentReference"/>
        </w:rPr>
        <w:commentReference w:id="489"/>
      </w:r>
      <w:r>
        <w:t>, a convicted terrorist,</w:t>
      </w:r>
      <w:r w:rsidRPr="00BA0B5D">
        <w:t xml:space="preserve"> and that the payments to Mr </w:t>
      </w:r>
      <w:del w:id="492" w:author="Nick Stoop" w:date="2019-02-04T14:23:00Z">
        <w:r w:rsidRPr="00BA0B5D" w:rsidDel="002C7181">
          <w:delText>Takieddine</w:delText>
        </w:r>
      </w:del>
      <w:ins w:id="493" w:author="Nick Stoop" w:date="2019-02-04T14:23:00Z">
        <w:r w:rsidR="002C7181">
          <w:t>TAKIEDDINE</w:t>
        </w:r>
      </w:ins>
      <w:r w:rsidRPr="00BA0B5D">
        <w:t xml:space="preserve"> were to be made to his secret accounts in Lebanon.</w:t>
      </w:r>
    </w:p>
    <w:p w14:paraId="46847D56" w14:textId="4B2F7382" w:rsidR="001C3CED" w:rsidRPr="00BA0B5D" w:rsidRDefault="001C3CED" w:rsidP="0031236E">
      <w:pPr>
        <w:pStyle w:val="Heading3"/>
      </w:pPr>
      <w:r w:rsidRPr="00BA0B5D">
        <w:t xml:space="preserve">Marc </w:t>
      </w:r>
      <w:del w:id="494" w:author="Nick Stoop" w:date="2019-02-04T14:46:00Z">
        <w:r w:rsidRPr="00BA0B5D" w:rsidDel="00D53BB8">
          <w:delText>Bonnant</w:delText>
        </w:r>
      </w:del>
      <w:ins w:id="495" w:author="Nick Stoop" w:date="2019-02-04T14:46:00Z">
        <w:r w:rsidR="00D53BB8">
          <w:t>BONNANT</w:t>
        </w:r>
      </w:ins>
    </w:p>
    <w:p w14:paraId="63C91C44" w14:textId="1C2EE6D2" w:rsidR="001C3CED" w:rsidRDefault="001C3CED" w:rsidP="0031236E">
      <w:pPr>
        <w:pStyle w:val="Heading4"/>
      </w:pPr>
      <w:r>
        <w:t xml:space="preserve">Marc </w:t>
      </w:r>
      <w:del w:id="496" w:author="Nick Stoop" w:date="2019-02-04T14:46:00Z">
        <w:r w:rsidDel="00D53BB8">
          <w:delText>BONNANT</w:delText>
        </w:r>
      </w:del>
      <w:ins w:id="497" w:author="Nick Stoop" w:date="2019-02-04T14:46:00Z">
        <w:r w:rsidR="00D53BB8">
          <w:t>BONNANT</w:t>
        </w:r>
      </w:ins>
      <w:r>
        <w:t xml:space="preserve"> is a Geneva lawyer of </w:t>
      </w:r>
      <w:commentRangeStart w:id="498"/>
      <w:r>
        <w:t>dubious</w:t>
      </w:r>
      <w:commentRangeEnd w:id="498"/>
      <w:r w:rsidR="00E75E85">
        <w:rPr>
          <w:rStyle w:val="CommentReference"/>
          <w:rFonts w:asciiTheme="minorHAnsi" w:eastAsiaTheme="minorEastAsia" w:hAnsiTheme="minorHAnsi"/>
          <w:iCs w:val="0"/>
        </w:rPr>
        <w:commentReference w:id="498"/>
      </w:r>
      <w:r>
        <w:t xml:space="preserve"> reputation who has played a significant role in </w:t>
      </w:r>
      <w:del w:id="499" w:author="Nick Stoop" w:date="2019-02-04T14:42:00Z">
        <w:r w:rsidDel="00BB7BEA">
          <w:delText xml:space="preserve">the </w:delText>
        </w:r>
      </w:del>
      <w:r>
        <w:t xml:space="preserve">support of Mr </w:t>
      </w:r>
      <w:del w:id="500" w:author="Nick Stoop" w:date="2019-02-04T14:23:00Z">
        <w:r w:rsidDel="002C7181">
          <w:delText>Takieddine</w:delText>
        </w:r>
      </w:del>
      <w:ins w:id="501" w:author="Nick Stoop" w:date="2019-02-04T14:23:00Z">
        <w:r w:rsidR="002C7181">
          <w:t>TAKIEDDINE</w:t>
        </w:r>
      </w:ins>
      <w:r>
        <w:t xml:space="preserve">’s efforts to defraud our client.  </w:t>
      </w:r>
      <w:del w:id="502" w:author="Nick Stoop" w:date="2019-02-04T14:46:00Z">
        <w:r w:rsidDel="00D53BB8">
          <w:delText>Bonnant</w:delText>
        </w:r>
      </w:del>
      <w:ins w:id="503" w:author="Nick Stoop" w:date="2019-02-04T14:46:00Z">
        <w:r w:rsidR="00D53BB8">
          <w:t>BONNANT</w:t>
        </w:r>
      </w:ins>
      <w:r>
        <w:t xml:space="preserve"> is reported to be the </w:t>
      </w:r>
      <w:r w:rsidRPr="00BA0B5D">
        <w:t xml:space="preserve">director of at least </w:t>
      </w:r>
      <w:commentRangeStart w:id="504"/>
      <w:r w:rsidRPr="00BA0B5D">
        <w:t>176</w:t>
      </w:r>
      <w:commentRangeEnd w:id="504"/>
      <w:r>
        <w:rPr>
          <w:rStyle w:val="CommentReference"/>
          <w:rFonts w:asciiTheme="minorHAnsi" w:eastAsiaTheme="minorEastAsia" w:hAnsiTheme="minorHAnsi"/>
          <w:iCs w:val="0"/>
        </w:rPr>
        <w:commentReference w:id="504"/>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05"/>
      <w:r>
        <w:t>dealing</w:t>
      </w:r>
      <w:commentRangeEnd w:id="505"/>
      <w:r>
        <w:rPr>
          <w:rStyle w:val="CommentReference"/>
          <w:rFonts w:asciiTheme="minorHAnsi" w:eastAsiaTheme="minorEastAsia" w:hAnsiTheme="minorHAnsi"/>
          <w:iCs w:val="0"/>
        </w:rPr>
        <w:commentReference w:id="505"/>
      </w:r>
      <w:r>
        <w:t xml:space="preserve"> with Marc </w:t>
      </w:r>
      <w:del w:id="506" w:author="Nick Stoop" w:date="2019-02-04T14:46:00Z">
        <w:r w:rsidDel="00D53BB8">
          <w:delText>Bonnant</w:delText>
        </w:r>
      </w:del>
      <w:ins w:id="507" w:author="Nick Stoop" w:date="2019-02-04T14:46:00Z">
        <w:r w:rsidR="00D53BB8">
          <w:t>BONNANT</w:t>
        </w:r>
      </w:ins>
      <w:r>
        <w:t xml:space="preserve"> in 2011</w:t>
      </w:r>
      <w:r w:rsidRPr="00BA0B5D">
        <w:t>, for fear of become involved in a huge corruption case.</w:t>
      </w:r>
    </w:p>
    <w:p w14:paraId="354E363E" w14:textId="62A00CBA" w:rsidR="001C3CED" w:rsidRDefault="001C3CED" w:rsidP="0031236E">
      <w:pPr>
        <w:pStyle w:val="Heading4"/>
      </w:pPr>
      <w:r>
        <w:t xml:space="preserve">Mr </w:t>
      </w:r>
      <w:del w:id="508" w:author="Nick Stoop" w:date="2019-02-04T14:46:00Z">
        <w:r w:rsidDel="00D53BB8">
          <w:delText>BONNANT</w:delText>
        </w:r>
      </w:del>
      <w:ins w:id="509" w:author="Nick Stoop" w:date="2019-02-04T14:46:00Z">
        <w:r w:rsidR="00D53BB8">
          <w:t>BONNANT</w:t>
        </w:r>
      </w:ins>
      <w:r>
        <w:t xml:space="preserve"> was the director at all material times of </w:t>
      </w:r>
      <w:r w:rsidRPr="00BA0B5D">
        <w:t>W</w:t>
      </w:r>
      <w:r>
        <w:t xml:space="preserve">arwick Estates Limited, the BVI-registered screen company that was the nominal owner of the London Property.  Mr </w:t>
      </w:r>
      <w:del w:id="510" w:author="Nick Stoop" w:date="2019-02-04T14:46:00Z">
        <w:r w:rsidDel="00D53BB8">
          <w:delText>BONNANT</w:delText>
        </w:r>
      </w:del>
      <w:ins w:id="511" w:author="Nick Stoop" w:date="2019-02-04T14:46:00Z">
        <w:r w:rsidR="00D53BB8">
          <w:t>BONNANT</w:t>
        </w:r>
      </w:ins>
      <w:r>
        <w:t xml:space="preserve"> represents </w:t>
      </w:r>
      <w:ins w:id="512" w:author="Nick Stoop" w:date="2019-02-04T14:42:00Z">
        <w:r w:rsidR="00BB7BEA">
          <w:t>and/</w:t>
        </w:r>
      </w:ins>
      <w:r>
        <w:t xml:space="preserve">or has represented numerous of the screen companies established with Mr </w:t>
      </w:r>
      <w:del w:id="513" w:author="Nick Stoop" w:date="2019-02-04T14:23:00Z">
        <w:r w:rsidDel="002C7181">
          <w:delText>Takieddine</w:delText>
        </w:r>
      </w:del>
      <w:ins w:id="514" w:author="Nick Stoop" w:date="2019-02-04T14:23:00Z">
        <w:r w:rsidR="002C7181">
          <w:t>TAKIEDDINE</w:t>
        </w:r>
      </w:ins>
      <w:r>
        <w:t xml:space="preserve"> to disguise Mr </w:t>
      </w:r>
      <w:del w:id="515" w:author="Nick Stoop" w:date="2019-02-04T14:23:00Z">
        <w:r w:rsidDel="002C7181">
          <w:delText>Takieddine</w:delText>
        </w:r>
      </w:del>
      <w:ins w:id="516" w:author="Nick Stoop" w:date="2019-02-04T14:23:00Z">
        <w:r w:rsidR="002C7181">
          <w:t>TAKIEDDINE</w:t>
        </w:r>
      </w:ins>
      <w:r>
        <w:t>’s true ownership of valuable assets, including ALVESTON INTERNATIONAL, the company at the head of the networks of screen companies owning the Paris Property and the London Property.</w:t>
      </w:r>
    </w:p>
    <w:p w14:paraId="1483C4B0" w14:textId="00807700" w:rsidR="001C3CED" w:rsidRDefault="001C3CED" w:rsidP="0031236E">
      <w:pPr>
        <w:pStyle w:val="Heading4"/>
      </w:pPr>
      <w:r w:rsidRPr="00BA0B5D">
        <w:t xml:space="preserve">Anthony </w:t>
      </w:r>
      <w:del w:id="517" w:author="Nick Stoop" w:date="2019-02-04T14:53:00Z">
        <w:r w:rsidRPr="00BA0B5D" w:rsidDel="00FB3441">
          <w:delText>VALGIMILGLI</w:delText>
        </w:r>
      </w:del>
      <w:ins w:id="518" w:author="Nick Stoop" w:date="2019-02-04T14:53:00Z">
        <w:r w:rsidR="00FB3441">
          <w:t>VALGIMIGLI</w:t>
        </w:r>
      </w:ins>
      <w:r>
        <w:t xml:space="preserve">, the Director of </w:t>
      </w:r>
      <w:del w:id="519" w:author="Nick Stoop" w:date="2019-02-04T14:20:00Z">
        <w:r w:rsidDel="002C7181">
          <w:delText>Barclays</w:delText>
        </w:r>
      </w:del>
      <w:ins w:id="520" w:author="Nick Stoop" w:date="2019-02-04T14:20:00Z">
        <w:r w:rsidR="002C7181">
          <w:t>BARCLAYS</w:t>
        </w:r>
      </w:ins>
      <w:r>
        <w:t xml:space="preserve"> Wealth responsible for the Loans, visited Mr </w:t>
      </w:r>
      <w:del w:id="521" w:author="Nick Stoop" w:date="2019-02-04T14:46:00Z">
        <w:r w:rsidDel="00D53BB8">
          <w:delText>BONNANT</w:delText>
        </w:r>
      </w:del>
      <w:ins w:id="522" w:author="Nick Stoop" w:date="2019-02-04T14:46:00Z">
        <w:r w:rsidR="00D53BB8">
          <w:t>BONNANT</w:t>
        </w:r>
      </w:ins>
      <w:r>
        <w:t xml:space="preserve"> in Geneva on 6 January 2009 to discuss the Loans to Mr </w:t>
      </w:r>
      <w:del w:id="523" w:author="Nick Stoop" w:date="2019-02-04T14:23:00Z">
        <w:r w:rsidDel="002C7181">
          <w:delText>Takieddine</w:delText>
        </w:r>
      </w:del>
      <w:ins w:id="524" w:author="Nick Stoop" w:date="2019-02-04T14:23:00Z">
        <w:r w:rsidR="002C7181">
          <w:t>TAKIEDDINE</w:t>
        </w:r>
      </w:ins>
      <w:r>
        <w:t xml:space="preserve">.  On 2 February 2009, Mr </w:t>
      </w:r>
      <w:del w:id="525" w:author="Nick Stoop" w:date="2019-02-04T14:46:00Z">
        <w:r w:rsidDel="00D53BB8">
          <w:delText>Bonnant</w:delText>
        </w:r>
      </w:del>
      <w:ins w:id="526" w:author="Nick Stoop" w:date="2019-02-04T14:46:00Z">
        <w:r w:rsidR="00D53BB8">
          <w:t>BONNANT</w:t>
        </w:r>
      </w:ins>
      <w:r>
        <w:t xml:space="preserve"> signed the mortgage documents on behalf of the screen company </w:t>
      </w:r>
      <w:r w:rsidRPr="00BA0B5D">
        <w:t>W</w:t>
      </w:r>
      <w:r>
        <w:t xml:space="preserve">arwick Estates Limited, whereby </w:t>
      </w:r>
      <w:del w:id="527" w:author="Nick Stoop" w:date="2019-02-04T14:20:00Z">
        <w:r w:rsidDel="002C7181">
          <w:delText>Barclays</w:delText>
        </w:r>
      </w:del>
      <w:ins w:id="528" w:author="Nick Stoop" w:date="2019-02-04T14:20:00Z">
        <w:r w:rsidR="002C7181">
          <w:t>BARCLAYS</w:t>
        </w:r>
      </w:ins>
      <w:r>
        <w:t xml:space="preserve"> advanced £6,000,000 to Mr </w:t>
      </w:r>
      <w:del w:id="529" w:author="Nick Stoop" w:date="2019-02-04T14:23:00Z">
        <w:r w:rsidDel="002C7181">
          <w:delText>Takieddine</w:delText>
        </w:r>
      </w:del>
      <w:ins w:id="530" w:author="Nick Stoop" w:date="2019-02-04T14:23:00Z">
        <w:r w:rsidR="002C7181">
          <w:t>TAKIEDDINE</w:t>
        </w:r>
      </w:ins>
      <w:r>
        <w:t xml:space="preserve"> via the English Loan transaction which was designed to injure and which </w:t>
      </w:r>
      <w:del w:id="531" w:author="Nick Stoop" w:date="2019-02-04T14:47:00Z">
        <w:r w:rsidDel="00D53BB8">
          <w:delText xml:space="preserve">did </w:delText>
        </w:r>
      </w:del>
      <w:ins w:id="532" w:author="Nick Stoop" w:date="2019-02-04T14:47:00Z">
        <w:r w:rsidR="00D53BB8">
          <w:t>has</w:t>
        </w:r>
        <w:r w:rsidR="00D53BB8">
          <w:t xml:space="preserve"> </w:t>
        </w:r>
      </w:ins>
      <w:r>
        <w:t>severely injure</w:t>
      </w:r>
      <w:ins w:id="533" w:author="Nick Stoop" w:date="2019-02-04T14:47:00Z">
        <w:r w:rsidR="00D53BB8">
          <w:t>d</w:t>
        </w:r>
      </w:ins>
      <w:r>
        <w:t xml:space="preserve"> our client.</w:t>
      </w:r>
    </w:p>
    <w:p w14:paraId="1E1D5773" w14:textId="18CB9F10" w:rsidR="001C3CED" w:rsidRDefault="001C3CED" w:rsidP="0031236E">
      <w:pPr>
        <w:pStyle w:val="Heading4"/>
      </w:pPr>
      <w:r>
        <w:lastRenderedPageBreak/>
        <w:t xml:space="preserve">Marc </w:t>
      </w:r>
      <w:del w:id="534" w:author="Nick Stoop" w:date="2019-02-04T14:46:00Z">
        <w:r w:rsidDel="00D53BB8">
          <w:delText>BONNANT</w:delText>
        </w:r>
      </w:del>
      <w:ins w:id="535" w:author="Nick Stoop" w:date="2019-02-04T14:46:00Z">
        <w:r w:rsidR="00D53BB8">
          <w:t>BONNANT</w:t>
        </w:r>
      </w:ins>
      <w:r>
        <w:t xml:space="preserve">’s involvement in criminal attacks against our client did not end with </w:t>
      </w:r>
      <w:del w:id="536" w:author="Nick Stoop" w:date="2019-02-04T14:47:00Z">
        <w:r w:rsidDel="00D53BB8">
          <w:delText xml:space="preserve">the </w:delText>
        </w:r>
      </w:del>
      <w:ins w:id="537" w:author="Nick Stoop" w:date="2019-02-04T14:47:00Z">
        <w:r w:rsidR="00D53BB8">
          <w:t>his</w:t>
        </w:r>
        <w:r w:rsidR="00D53BB8">
          <w:t xml:space="preserve"> </w:t>
        </w:r>
      </w:ins>
      <w:r>
        <w:t xml:space="preserve">signature </w:t>
      </w:r>
      <w:del w:id="538" w:author="Nick Stoop" w:date="2019-02-04T14:47:00Z">
        <w:r w:rsidDel="00D53BB8">
          <w:delText xml:space="preserve">of </w:delText>
        </w:r>
      </w:del>
      <w:ins w:id="539" w:author="Nick Stoop" w:date="2019-02-04T14:47:00Z">
        <w:r w:rsidR="00D53BB8">
          <w:t>o</w:t>
        </w:r>
        <w:r w:rsidR="00D53BB8">
          <w:t>n</w:t>
        </w:r>
        <w:r w:rsidR="00D53BB8">
          <w:t xml:space="preserve"> </w:t>
        </w:r>
      </w:ins>
      <w:r>
        <w:t xml:space="preserve">the English Loan.  On 25 October 2010, </w:t>
      </w:r>
      <w:del w:id="540" w:author="Nick Stoop" w:date="2019-02-04T14:46:00Z">
        <w:r w:rsidDel="00D53BB8">
          <w:delText>Bonnant</w:delText>
        </w:r>
      </w:del>
      <w:ins w:id="541" w:author="Nick Stoop" w:date="2019-02-04T14:46:00Z">
        <w:r w:rsidR="00D53BB8">
          <w:t>BONNANT</w:t>
        </w:r>
      </w:ins>
      <w:r>
        <w:t xml:space="preserve"> issued a claim for possession of the London Property at West London County Court, seeking to have our client evicted as a trespasser.  Mr </w:t>
      </w:r>
      <w:del w:id="542" w:author="Nick Stoop" w:date="2019-02-04T14:46:00Z">
        <w:r w:rsidDel="00D53BB8">
          <w:delText>Bonnant</w:delText>
        </w:r>
      </w:del>
      <w:ins w:id="543" w:author="Nick Stoop" w:date="2019-02-04T14:46:00Z">
        <w:r w:rsidR="00D53BB8">
          <w:t>BONNANT</w:t>
        </w:r>
      </w:ins>
      <w:r>
        <w:t xml:space="preserve"> claimed to represent the new owner of the London Property.  The claim was founded on documents purporting to evidence the sale </w:t>
      </w:r>
      <w:ins w:id="544" w:author="Nick Stoop" w:date="2019-02-04T14:43:00Z">
        <w:r w:rsidR="00BB7BEA">
          <w:t xml:space="preserve">in March 2009 </w:t>
        </w:r>
      </w:ins>
      <w:r>
        <w:t xml:space="preserve">by Mr </w:t>
      </w:r>
      <w:del w:id="545" w:author="Nick Stoop" w:date="2019-02-04T14:23:00Z">
        <w:r w:rsidDel="002C7181">
          <w:delText>Takieddine</w:delText>
        </w:r>
      </w:del>
      <w:ins w:id="546" w:author="Nick Stoop" w:date="2019-02-04T14:23:00Z">
        <w:r w:rsidR="002C7181">
          <w:t>TAKIEDDINE</w:t>
        </w:r>
      </w:ins>
      <w:r>
        <w:t xml:space="preserve"> of ALVESTON, the Panama screen company which was the ultimate owner of both the London Property and the Paris Property, to a new owner, Joseph TAKLA.  </w:t>
      </w:r>
    </w:p>
    <w:p w14:paraId="66B0A380" w14:textId="2F1E657B" w:rsidR="001C3CED" w:rsidRDefault="001C3CED" w:rsidP="0031236E">
      <w:pPr>
        <w:pStyle w:val="Heading4"/>
      </w:pPr>
      <w:r>
        <w:t xml:space="preserve">The documents relied upon in Court by Mr </w:t>
      </w:r>
      <w:del w:id="547" w:author="Nick Stoop" w:date="2019-02-04T14:46:00Z">
        <w:r w:rsidDel="00D53BB8">
          <w:delText>BONNANT</w:delText>
        </w:r>
      </w:del>
      <w:ins w:id="548" w:author="Nick Stoop" w:date="2019-02-04T14:46:00Z">
        <w:r w:rsidR="00D53BB8">
          <w:t>BONNANT</w:t>
        </w:r>
      </w:ins>
      <w:r>
        <w:t xml:space="preserve"> have been exposed as forgeries, whereby Mr </w:t>
      </w:r>
      <w:del w:id="549" w:author="Nick Stoop" w:date="2019-02-04T14:23:00Z">
        <w:r w:rsidDel="002C7181">
          <w:delText>Takieddine</w:delText>
        </w:r>
      </w:del>
      <w:ins w:id="550" w:author="Nick Stoop" w:date="2019-02-04T14:23:00Z">
        <w:r w:rsidR="002C7181">
          <w:t>TAKIEDDINE</w:t>
        </w:r>
      </w:ins>
      <w:r>
        <w:t xml:space="preserve"> is currently the subject of an arrest warrant, not backed for bail, issued by Westminster Magistrates Court to face charges of conspiracy to pervert the course of justice.  Mr </w:t>
      </w:r>
      <w:del w:id="551" w:author="Nick Stoop" w:date="2019-02-04T14:46:00Z">
        <w:r w:rsidDel="00D53BB8">
          <w:delText>BONNANT</w:delText>
        </w:r>
      </w:del>
      <w:ins w:id="552" w:author="Nick Stoop" w:date="2019-02-04T14:46:00Z">
        <w:r w:rsidR="00D53BB8">
          <w:t>BONNANT</w:t>
        </w:r>
      </w:ins>
      <w:r>
        <w:t xml:space="preserve"> and Mr TAKLA are named as conspirators in the Particulars of Offence filed at Westminster Magistrates Court.</w:t>
      </w:r>
    </w:p>
    <w:p w14:paraId="217D65B4" w14:textId="5025D351" w:rsidR="001C3CED" w:rsidRPr="00F65B51" w:rsidRDefault="001C3CED" w:rsidP="0031236E">
      <w:pPr>
        <w:pStyle w:val="Heading4"/>
      </w:pPr>
      <w:r>
        <w:t xml:space="preserve">It is not known what was </w:t>
      </w:r>
      <w:del w:id="553" w:author="Nick Stoop" w:date="2019-02-04T14:20:00Z">
        <w:r w:rsidDel="002C7181">
          <w:delText>BARCLAYS</w:delText>
        </w:r>
      </w:del>
      <w:ins w:id="554" w:author="Nick Stoop" w:date="2019-02-04T14:20:00Z">
        <w:r w:rsidR="002C7181">
          <w:t>BARCLAYS</w:t>
        </w:r>
      </w:ins>
      <w:r>
        <w:t xml:space="preserve">’s </w:t>
      </w:r>
      <w:commentRangeStart w:id="555"/>
      <w:r>
        <w:t>knowledge</w:t>
      </w:r>
      <w:commentRangeEnd w:id="555"/>
      <w:r>
        <w:rPr>
          <w:rStyle w:val="CommentReference"/>
          <w:rFonts w:asciiTheme="minorHAnsi" w:eastAsiaTheme="minorEastAsia" w:hAnsiTheme="minorHAnsi"/>
          <w:iCs w:val="0"/>
        </w:rPr>
        <w:commentReference w:id="555"/>
      </w:r>
      <w:r>
        <w:t xml:space="preserve"> of, or involvement in, the fraudulent 2010 possession proceedings designed to injure our client.</w:t>
      </w:r>
      <w:ins w:id="556" w:author="Nick Stoop" w:date="2019-02-04T14:43:00Z">
        <w:r w:rsidR="00BB7BEA">
          <w:t xml:space="preserve">  </w:t>
        </w:r>
      </w:ins>
      <w:ins w:id="557" w:author="Nick Stoop" w:date="2019-02-04T14:48:00Z">
        <w:r w:rsidR="00D53BB8">
          <w:t>In any event, w</w:t>
        </w:r>
      </w:ins>
      <w:ins w:id="558" w:author="Nick Stoop" w:date="2019-02-04T14:43:00Z">
        <w:r w:rsidR="00BB7BEA">
          <w:t>e require BAR</w:t>
        </w:r>
      </w:ins>
      <w:ins w:id="559" w:author="Nick Stoop" w:date="2019-02-04T14:44:00Z">
        <w:r w:rsidR="00BB7BEA">
          <w:t>CLAYS to undertake not to destroy any of it records in respect of the Loans to Mr TAKIEDDINE.</w:t>
        </w:r>
      </w:ins>
    </w:p>
    <w:p w14:paraId="62B37C10" w14:textId="45C6978D" w:rsidR="001C3CED" w:rsidRPr="00BA0B5D" w:rsidRDefault="001C3CED" w:rsidP="0031236E">
      <w:pPr>
        <w:pStyle w:val="Heading3"/>
      </w:pPr>
      <w:r w:rsidRPr="00BA0B5D">
        <w:t xml:space="preserve">Alain </w:t>
      </w:r>
      <w:del w:id="560" w:author="Nick Stoop" w:date="2019-02-04T14:50:00Z">
        <w:r w:rsidRPr="00BA0B5D" w:rsidDel="00D53BB8">
          <w:delText>France</w:delText>
        </w:r>
      </w:del>
      <w:ins w:id="561" w:author="Nick Stoop" w:date="2019-02-04T14:50:00Z">
        <w:r w:rsidR="00D53BB8">
          <w:t>FRANCE</w:t>
        </w:r>
      </w:ins>
    </w:p>
    <w:p w14:paraId="1AAB4B34" w14:textId="70D0AF42" w:rsidR="001C3CED" w:rsidRDefault="001C3CED" w:rsidP="0031236E">
      <w:pPr>
        <w:pStyle w:val="Heading4"/>
      </w:pPr>
      <w:r w:rsidRPr="00BA0B5D">
        <w:t xml:space="preserve">Alain </w:t>
      </w:r>
      <w:del w:id="562" w:author="Nick Stoop" w:date="2019-02-04T14:49:00Z">
        <w:r w:rsidRPr="00BA0B5D" w:rsidDel="00D53BB8">
          <w:delText>France</w:delText>
        </w:r>
      </w:del>
      <w:ins w:id="563" w:author="Nick Stoop" w:date="2019-02-04T14:49:00Z">
        <w:r w:rsidR="00D53BB8">
          <w:t>FRANCE</w:t>
        </w:r>
      </w:ins>
      <w:r w:rsidRPr="00BA0B5D">
        <w:t xml:space="preserve"> was one of Mr </w:t>
      </w:r>
      <w:del w:id="564" w:author="Nick Stoop" w:date="2019-02-04T14:23:00Z">
        <w:r w:rsidRPr="00BA0B5D" w:rsidDel="002C7181">
          <w:delText>Takieddine</w:delText>
        </w:r>
      </w:del>
      <w:ins w:id="565" w:author="Nick Stoop" w:date="2019-02-04T14:23:00Z">
        <w:r w:rsidR="002C7181">
          <w:t>TAKIEDDINE</w:t>
        </w:r>
      </w:ins>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del w:id="566" w:author="Nick Stoop" w:date="2019-02-04T14:23:00Z">
        <w:r w:rsidRPr="00BA0B5D" w:rsidDel="002C7181">
          <w:delText>Takieddine</w:delText>
        </w:r>
      </w:del>
      <w:ins w:id="567" w:author="Nick Stoop" w:date="2019-02-04T14:23:00Z">
        <w:r w:rsidR="002C7181">
          <w:t>TAKIEDDINE</w:t>
        </w:r>
      </w:ins>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8"/>
      <w:r w:rsidRPr="000C10F0">
        <w:rPr>
          <w:b/>
        </w:rPr>
        <w:t>Property</w:t>
      </w:r>
      <w:commentRangeEnd w:id="568"/>
      <w:r w:rsidRPr="00BA0B5D">
        <w:rPr>
          <w:rStyle w:val="CommentReference"/>
        </w:rPr>
        <w:commentReference w:id="568"/>
      </w:r>
      <w:r>
        <w:t>”</w:t>
      </w:r>
      <w:r w:rsidRPr="00BA0B5D">
        <w:t>).</w:t>
      </w:r>
    </w:p>
    <w:p w14:paraId="3870D81E" w14:textId="71CE57CF" w:rsidR="001C3CED" w:rsidRDefault="001C3CED" w:rsidP="0031236E">
      <w:pPr>
        <w:pStyle w:val="Heading4"/>
      </w:pPr>
      <w:r>
        <w:t xml:space="preserve">Alain </w:t>
      </w:r>
      <w:del w:id="569" w:author="Nick Stoop" w:date="2019-02-04T14:49:00Z">
        <w:r w:rsidDel="00D53BB8">
          <w:delText>France</w:delText>
        </w:r>
      </w:del>
      <w:ins w:id="570" w:author="Nick Stoop" w:date="2019-02-04T14:49:00Z">
        <w:r w:rsidR="00D53BB8">
          <w:t>FRANCE</w:t>
        </w:r>
      </w:ins>
      <w:r>
        <w:t xml:space="preserve"> had been involved in Mr </w:t>
      </w:r>
      <w:del w:id="571" w:author="Nick Stoop" w:date="2019-02-04T14:23:00Z">
        <w:r w:rsidDel="002C7181">
          <w:delText>Takieddine</w:delText>
        </w:r>
      </w:del>
      <w:ins w:id="572" w:author="Nick Stoop" w:date="2019-02-04T14:23:00Z">
        <w:r w:rsidR="002C7181">
          <w:t>TAKIEDDINE</w:t>
        </w:r>
      </w:ins>
      <w:r>
        <w:t xml:space="preserve">’s schemes to </w:t>
      </w:r>
      <w:commentRangeStart w:id="573"/>
      <w:r>
        <w:t>defraud</w:t>
      </w:r>
      <w:commentRangeEnd w:id="573"/>
      <w:r w:rsidR="00E75E85">
        <w:rPr>
          <w:rStyle w:val="CommentReference"/>
          <w:rFonts w:asciiTheme="minorHAnsi" w:eastAsiaTheme="minorEastAsia" w:hAnsiTheme="minorHAnsi"/>
          <w:iCs w:val="0"/>
        </w:rPr>
        <w:commentReference w:id="573"/>
      </w:r>
      <w:r>
        <w:t xml:space="preserve"> our client since September 2006, whereby he signed forged documents including a fake “rental contract” which was presented to the French Court in the divorce proceedings to pretend that Mr </w:t>
      </w:r>
      <w:del w:id="574" w:author="Nick Stoop" w:date="2019-02-04T14:23:00Z">
        <w:r w:rsidDel="002C7181">
          <w:delText>Takieddine</w:delText>
        </w:r>
      </w:del>
      <w:ins w:id="575" w:author="Nick Stoop" w:date="2019-02-04T14:23:00Z">
        <w:r w:rsidR="002C7181">
          <w:t>TAKIEDDINE</w:t>
        </w:r>
      </w:ins>
      <w:r>
        <w:t xml:space="preserve"> was merely a tenant of the Paris Property, rather than its owner.  The French Court was further told that the “rental contract” had been terminated and that Mr </w:t>
      </w:r>
      <w:del w:id="576" w:author="Nick Stoop" w:date="2019-02-04T14:23:00Z">
        <w:r w:rsidDel="002C7181">
          <w:delText>Takieddine</w:delText>
        </w:r>
      </w:del>
      <w:ins w:id="577" w:author="Nick Stoop" w:date="2019-02-04T14:23:00Z">
        <w:r w:rsidR="002C7181">
          <w:t>TAKIEDDINE</w:t>
        </w:r>
      </w:ins>
      <w:r>
        <w:t xml:space="preserve"> was obliged to leave the Paris Property by the end of January 2007.  Mr </w:t>
      </w:r>
      <w:del w:id="578" w:author="Nick Stoop" w:date="2019-02-04T14:49:00Z">
        <w:r w:rsidDel="00D53BB8">
          <w:delText>France</w:delText>
        </w:r>
      </w:del>
      <w:ins w:id="579" w:author="Nick Stoop" w:date="2019-02-04T14:49:00Z">
        <w:r w:rsidR="00D53BB8">
          <w:t>FRANCE</w:t>
        </w:r>
      </w:ins>
      <w:r>
        <w:t xml:space="preserve"> confessed in </w:t>
      </w:r>
      <w:commentRangeStart w:id="580"/>
      <w:r>
        <w:t>testimony</w:t>
      </w:r>
      <w:commentRangeEnd w:id="580"/>
      <w:r>
        <w:rPr>
          <w:rStyle w:val="CommentReference"/>
          <w:rFonts w:asciiTheme="minorHAnsi" w:eastAsiaTheme="minorEastAsia" w:hAnsiTheme="minorHAnsi"/>
          <w:iCs w:val="0"/>
        </w:rPr>
        <w:commentReference w:id="580"/>
      </w:r>
      <w:r>
        <w:t xml:space="preserve"> to the French police that he knew about the divorce proceedings and that Mr </w:t>
      </w:r>
      <w:del w:id="581" w:author="Nick Stoop" w:date="2019-02-04T14:23:00Z">
        <w:r w:rsidDel="002C7181">
          <w:delText>Takieddine</w:delText>
        </w:r>
      </w:del>
      <w:ins w:id="582" w:author="Nick Stoop" w:date="2019-02-04T14:23:00Z">
        <w:r w:rsidR="002C7181">
          <w:t>TAKIEDDINE</w:t>
        </w:r>
      </w:ins>
      <w:r>
        <w:t xml:space="preserve"> was the true owner of the Paris Property.</w:t>
      </w:r>
    </w:p>
    <w:p w14:paraId="5C1FC2A6" w14:textId="1C54C9C2" w:rsidR="001C3CED" w:rsidRPr="00030DD8" w:rsidRDefault="001C3CED" w:rsidP="0031236E">
      <w:pPr>
        <w:pStyle w:val="Heading4"/>
      </w:pPr>
      <w:r w:rsidRPr="001C3CED">
        <w:rPr>
          <w:lang w:val="fr-FR"/>
        </w:rPr>
        <w:lastRenderedPageBreak/>
        <w:t xml:space="preserve">Mr </w:t>
      </w:r>
      <w:del w:id="583" w:author="Nick Stoop" w:date="2019-02-04T14:49:00Z">
        <w:r w:rsidRPr="001C3CED" w:rsidDel="00D53BB8">
          <w:rPr>
            <w:lang w:val="fr-FR"/>
          </w:rPr>
          <w:delText>France</w:delText>
        </w:r>
      </w:del>
      <w:ins w:id="584" w:author="Nick Stoop" w:date="2019-02-04T14:49:00Z">
        <w:r w:rsidR="00D53BB8">
          <w:rPr>
            <w:lang w:val="fr-FR"/>
          </w:rPr>
          <w:t>FRANCE</w:t>
        </w:r>
      </w:ins>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del w:id="585" w:author="Nick Stoop" w:date="2019-02-04T14:23:00Z">
        <w:r w:rsidDel="002C7181">
          <w:delText>Takieddine</w:delText>
        </w:r>
      </w:del>
      <w:ins w:id="586" w:author="Nick Stoop" w:date="2019-02-04T14:23:00Z">
        <w:r w:rsidR="002C7181">
          <w:t>TAKIEDDINE</w:t>
        </w:r>
      </w:ins>
      <w:r>
        <w:t xml:space="preserve">] offered me his MERCEDES ML 320 as a vehicle for my job.  He gave it to me and I took the </w:t>
      </w:r>
      <w:r w:rsidRPr="002315D7">
        <w:t>« carte grise »</w:t>
      </w:r>
      <w:r>
        <w:t xml:space="preserve"> [car ownership documents]”).</w:t>
      </w:r>
    </w:p>
    <w:p w14:paraId="497B4CA5" w14:textId="2743C904" w:rsidR="001C3CED" w:rsidRDefault="001C3CED" w:rsidP="0031236E">
      <w:pPr>
        <w:pStyle w:val="Heading4"/>
        <w:rPr>
          <w:rFonts w:cs="Calibri"/>
        </w:rPr>
      </w:pPr>
      <w:r>
        <w:t xml:space="preserve">With respect to the French Loan, </w:t>
      </w:r>
      <w:r w:rsidRPr="00BA0B5D">
        <w:t xml:space="preserve">Alain </w:t>
      </w:r>
      <w:del w:id="587" w:author="Nick Stoop" w:date="2019-02-04T14:49:00Z">
        <w:r w:rsidRPr="0044487E" w:rsidDel="00D53BB8">
          <w:delText>France</w:delText>
        </w:r>
      </w:del>
      <w:ins w:id="588" w:author="Nick Stoop" w:date="2019-02-04T14:49:00Z">
        <w:r w:rsidR="00D53BB8">
          <w:t>FRANCE</w:t>
        </w:r>
      </w:ins>
      <w:r>
        <w:t xml:space="preserve"> </w:t>
      </w:r>
      <w:commentRangeStart w:id="589"/>
      <w:r w:rsidRPr="00BA0B5D">
        <w:t>confessed</w:t>
      </w:r>
      <w:commentRangeEnd w:id="589"/>
      <w:r w:rsidRPr="00BA0B5D">
        <w:rPr>
          <w:rStyle w:val="CommentReference"/>
        </w:rPr>
        <w:commentReference w:id="58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del w:id="590" w:author="Nick Stoop" w:date="2019-02-04T14:23:00Z">
        <w:r w:rsidRPr="0044487E" w:rsidDel="002C7181">
          <w:rPr>
            <w:i/>
            <w:highlight w:val="white"/>
          </w:rPr>
          <w:delText>Takieddine</w:delText>
        </w:r>
      </w:del>
      <w:ins w:id="591" w:author="Nick Stoop" w:date="2019-02-04T14:23:00Z">
        <w:r w:rsidR="002C7181">
          <w:rPr>
            <w:i/>
            <w:highlight w:val="white"/>
          </w:rPr>
          <w:t>TAKIEDDINE</w:t>
        </w:r>
      </w:ins>
      <w:r w:rsidRPr="0044487E">
        <w:rPr>
          <w:i/>
          <w:highlight w:val="white"/>
        </w:rPr>
        <w:t xml:space="preserve"> and the </w:t>
      </w:r>
      <w:r>
        <w:rPr>
          <w:i/>
          <w:highlight w:val="white"/>
        </w:rPr>
        <w:t>D</w:t>
      </w:r>
      <w:r w:rsidRPr="0044487E">
        <w:rPr>
          <w:i/>
          <w:highlight w:val="white"/>
        </w:rPr>
        <w:t xml:space="preserve">irector of </w:t>
      </w:r>
      <w:del w:id="592" w:author="Nick Stoop" w:date="2019-02-04T14:20:00Z">
        <w:r w:rsidRPr="0044487E" w:rsidDel="002C7181">
          <w:rPr>
            <w:i/>
            <w:highlight w:val="white"/>
          </w:rPr>
          <w:delText>Barclays</w:delText>
        </w:r>
      </w:del>
      <w:ins w:id="593" w:author="Nick Stoop" w:date="2019-02-04T14:20:00Z">
        <w:r w:rsidR="002C7181">
          <w:rPr>
            <w:i/>
            <w:highlight w:val="white"/>
          </w:rPr>
          <w:t>BARCLAYS</w:t>
        </w:r>
      </w:ins>
      <w:r w:rsidRPr="0044487E">
        <w:rPr>
          <w:i/>
          <w:highlight w:val="white"/>
        </w:rPr>
        <w:t>”</w:t>
      </w:r>
      <w:r w:rsidRPr="0044487E">
        <w:rPr>
          <w:highlight w:val="white"/>
        </w:rPr>
        <w:t>.</w:t>
      </w:r>
      <w:r>
        <w:t xml:space="preserve">  </w:t>
      </w:r>
      <w:r w:rsidRPr="0044487E">
        <w:rPr>
          <w:rFonts w:cs="Calibri"/>
        </w:rPr>
        <w:t xml:space="preserve">The </w:t>
      </w:r>
      <w:del w:id="594" w:author="Nick Stoop" w:date="2019-02-04T14:20:00Z">
        <w:r w:rsidDel="002C7181">
          <w:rPr>
            <w:rFonts w:cs="Calibri"/>
          </w:rPr>
          <w:delText>Barclays</w:delText>
        </w:r>
      </w:del>
      <w:ins w:id="595" w:author="Nick Stoop" w:date="2019-02-04T14:20:00Z">
        <w:r w:rsidR="002C7181">
          <w:rPr>
            <w:rFonts w:cs="Calibri"/>
          </w:rPr>
          <w:t>BARCLAYS</w:t>
        </w:r>
      </w:ins>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del w:id="596" w:author="Nick Stoop" w:date="2019-02-04T14:53:00Z">
        <w:r w:rsidRPr="0044487E" w:rsidDel="00FB3441">
          <w:rPr>
            <w:rFonts w:cs="Calibri"/>
          </w:rPr>
          <w:delText>KERBIDI</w:delText>
        </w:r>
      </w:del>
      <w:ins w:id="597" w:author="Nick Stoop" w:date="2019-02-04T14:53:00Z">
        <w:r w:rsidR="00FB3441">
          <w:rPr>
            <w:rFonts w:cs="Calibri"/>
          </w:rPr>
          <w:t>KERBIDI</w:t>
        </w:r>
      </w:ins>
      <w:r w:rsidRPr="0044487E">
        <w:rPr>
          <w:rFonts w:cs="Calibri"/>
        </w:rPr>
        <w:t xml:space="preserve">, the </w:t>
      </w:r>
      <w:commentRangeStart w:id="598"/>
      <w:r w:rsidRPr="0044487E">
        <w:rPr>
          <w:rFonts w:cs="Calibri"/>
        </w:rPr>
        <w:t>Managing</w:t>
      </w:r>
      <w:commentRangeEnd w:id="598"/>
      <w:r w:rsidR="00691C21">
        <w:rPr>
          <w:rStyle w:val="CommentReference"/>
          <w:rFonts w:asciiTheme="minorHAnsi" w:eastAsiaTheme="minorEastAsia" w:hAnsiTheme="minorHAnsi"/>
          <w:iCs w:val="0"/>
        </w:rPr>
        <w:commentReference w:id="598"/>
      </w:r>
      <w:r w:rsidRPr="0044487E">
        <w:rPr>
          <w:rFonts w:cs="Calibri"/>
        </w:rPr>
        <w:t xml:space="preserve"> Director of </w:t>
      </w:r>
      <w:del w:id="599" w:author="Nick Stoop" w:date="2019-02-04T14:20:00Z">
        <w:r w:rsidRPr="0044487E" w:rsidDel="002C7181">
          <w:rPr>
            <w:rFonts w:cs="Calibri"/>
          </w:rPr>
          <w:delText>Barclays</w:delText>
        </w:r>
      </w:del>
      <w:ins w:id="600" w:author="Nick Stoop" w:date="2019-02-04T14:20:00Z">
        <w:r w:rsidR="002C7181">
          <w:rPr>
            <w:rFonts w:cs="Calibri"/>
          </w:rPr>
          <w:t>BARCLAYS</w:t>
        </w:r>
      </w:ins>
      <w:r w:rsidRPr="0044487E">
        <w:rPr>
          <w:rFonts w:cs="Calibri"/>
        </w:rPr>
        <w:t xml:space="preserve"> Monaco.</w:t>
      </w:r>
    </w:p>
    <w:p w14:paraId="1A3836D4" w14:textId="302C7593" w:rsidR="001C3CED" w:rsidRPr="002315D7" w:rsidRDefault="001C3CED" w:rsidP="0031236E">
      <w:pPr>
        <w:pStyle w:val="Heading4"/>
      </w:pPr>
      <w:r w:rsidRPr="002315D7">
        <w:t xml:space="preserve">Mr </w:t>
      </w:r>
      <w:del w:id="601" w:author="Nick Stoop" w:date="2019-02-04T14:49:00Z">
        <w:r w:rsidRPr="002315D7" w:rsidDel="00D53BB8">
          <w:delText>France</w:delText>
        </w:r>
      </w:del>
      <w:ins w:id="602" w:author="Nick Stoop" w:date="2019-02-04T14:49:00Z">
        <w:r w:rsidR="00D53BB8">
          <w:t>FRANCE</w:t>
        </w:r>
      </w:ins>
      <w:r w:rsidRPr="002315D7">
        <w:t xml:space="preserve"> </w:t>
      </w:r>
      <w:r>
        <w:t xml:space="preserve">further </w:t>
      </w:r>
      <w:r w:rsidRPr="002315D7">
        <w:t>testified</w:t>
      </w:r>
      <w:r>
        <w:t xml:space="preserve"> (testimony </w:t>
      </w:r>
      <w:commentRangeStart w:id="603"/>
      <w:r>
        <w:t>translated</w:t>
      </w:r>
      <w:commentRangeEnd w:id="603"/>
      <w:r>
        <w:rPr>
          <w:rStyle w:val="CommentReference"/>
          <w:rFonts w:asciiTheme="minorHAnsi" w:eastAsiaTheme="minorEastAsia" w:hAnsiTheme="minorHAnsi"/>
          <w:iCs w:val="0"/>
        </w:rPr>
        <w:commentReference w:id="603"/>
      </w:r>
      <w:r>
        <w:t xml:space="preserve"> from the French)</w:t>
      </w:r>
      <w:r w:rsidRPr="002315D7">
        <w:t xml:space="preserve">: </w:t>
      </w:r>
      <w:r w:rsidRPr="002A5E52">
        <w:t>“At that meeting</w:t>
      </w:r>
      <w:r>
        <w:t xml:space="preserve"> [the meeting with </w:t>
      </w:r>
      <w:del w:id="604" w:author="Nick Stoop" w:date="2019-02-04T14:20:00Z">
        <w:r w:rsidDel="002C7181">
          <w:delText>BARCLAYS</w:delText>
        </w:r>
      </w:del>
      <w:ins w:id="605" w:author="Nick Stoop" w:date="2019-02-04T14:20:00Z">
        <w:r w:rsidR="002C7181">
          <w:t>BARCLAYS</w:t>
        </w:r>
      </w:ins>
      <w:r>
        <w:t>]</w:t>
      </w:r>
      <w:r w:rsidRPr="002A5E52">
        <w:t xml:space="preserve">, he [Mr </w:t>
      </w:r>
      <w:del w:id="606" w:author="Nick Stoop" w:date="2019-02-04T14:23:00Z">
        <w:r w:rsidRPr="002A5E52" w:rsidDel="002C7181">
          <w:delText>Takieddine</w:delText>
        </w:r>
      </w:del>
      <w:ins w:id="607" w:author="Nick Stoop" w:date="2019-02-04T14:23:00Z">
        <w:r w:rsidR="002C7181">
          <w:t>TAKIEDDINE</w:t>
        </w:r>
      </w:ins>
      <w:r w:rsidRPr="002A5E52">
        <w:t xml:space="preserve">] told me that he had decided to borrow from the </w:t>
      </w:r>
      <w:del w:id="608" w:author="Nick Stoop" w:date="2019-02-04T14:20:00Z">
        <w:r w:rsidRPr="002A5E52" w:rsidDel="002C7181">
          <w:delText>BARCLAYS</w:delText>
        </w:r>
      </w:del>
      <w:ins w:id="609" w:author="Nick Stoop" w:date="2019-02-04T14:20:00Z">
        <w:r w:rsidR="002C7181">
          <w:t>BARCLAYS</w:t>
        </w:r>
      </w:ins>
      <w:r w:rsidRPr="002A5E52">
        <w:t xml:space="preserve">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del w:id="610" w:author="Nick Stoop" w:date="2019-02-04T14:23:00Z">
        <w:r w:rsidRPr="002A5E52" w:rsidDel="002C7181">
          <w:delText>Takieddine</w:delText>
        </w:r>
      </w:del>
      <w:ins w:id="611" w:author="Nick Stoop" w:date="2019-02-04T14:23:00Z">
        <w:r w:rsidR="002C7181">
          <w:t>TAKIEDDINE</w:t>
        </w:r>
      </w:ins>
      <w:r w:rsidRPr="002A5E52">
        <w:t>] signed the guarantee in front of me.  I signed these documents [the loan documents] in my turn.”</w:t>
      </w:r>
      <w:r w:rsidRPr="002315D7">
        <w:t xml:space="preserve">  </w:t>
      </w:r>
    </w:p>
    <w:p w14:paraId="799C112B" w14:textId="6C366564" w:rsidR="001C3CED" w:rsidRPr="0044487E" w:rsidRDefault="001C3CED" w:rsidP="0031236E">
      <w:pPr>
        <w:pStyle w:val="Heading4"/>
      </w:pPr>
      <w:r w:rsidRPr="0044487E">
        <w:t xml:space="preserve">The Bank was fully aware that Alain </w:t>
      </w:r>
      <w:del w:id="612" w:author="Nick Stoop" w:date="2019-02-04T14:49:00Z">
        <w:r w:rsidRPr="0044487E" w:rsidDel="00D53BB8">
          <w:delText>France</w:delText>
        </w:r>
      </w:del>
      <w:ins w:id="613" w:author="Nick Stoop" w:date="2019-02-04T14:49:00Z">
        <w:r w:rsidR="00D53BB8">
          <w:t>FRANCE</w:t>
        </w:r>
      </w:ins>
      <w:r w:rsidRPr="0044487E">
        <w:t xml:space="preserve"> had no real control over </w:t>
      </w:r>
      <w:r w:rsidRPr="00BA0B5D">
        <w:t>SCI Lamartine</w:t>
      </w:r>
      <w:r>
        <w:t xml:space="preserve">.  The Credit Report confirmed that the Bank knew </w:t>
      </w:r>
      <w:r w:rsidRPr="0044487E">
        <w:t xml:space="preserve">that Alain </w:t>
      </w:r>
      <w:del w:id="614" w:author="Nick Stoop" w:date="2019-02-04T14:49:00Z">
        <w:r w:rsidRPr="0044487E" w:rsidDel="00D53BB8">
          <w:delText>France</w:delText>
        </w:r>
      </w:del>
      <w:ins w:id="615" w:author="Nick Stoop" w:date="2019-02-04T14:49:00Z">
        <w:r w:rsidR="00D53BB8">
          <w:t>FRANCE</w:t>
        </w:r>
      </w:ins>
      <w:r w:rsidRPr="0044487E">
        <w:t xml:space="preserve"> was the signatory for SCI Lamartine “</w:t>
      </w:r>
      <w:r w:rsidRPr="0044487E">
        <w:rPr>
          <w:i/>
        </w:rPr>
        <w:t>in a purely professional capacity</w:t>
      </w:r>
      <w:r w:rsidRPr="0044487E">
        <w:t>”.</w:t>
      </w:r>
    </w:p>
    <w:p w14:paraId="734B9AA0" w14:textId="37A55956" w:rsidR="001C3CED" w:rsidRPr="00BA0B5D" w:rsidRDefault="001C3CED" w:rsidP="0031236E">
      <w:pPr>
        <w:pStyle w:val="Heading4"/>
      </w:pPr>
      <w:r>
        <w:t xml:space="preserve">The Bank further knew that the French Loan was not for the benefit of SCI Lamartine but was for the personal benefit of Mr </w:t>
      </w:r>
      <w:del w:id="616" w:author="Nick Stoop" w:date="2019-02-04T14:23:00Z">
        <w:r w:rsidDel="002C7181">
          <w:delText>Takieddine</w:delText>
        </w:r>
      </w:del>
      <w:ins w:id="617" w:author="Nick Stoop" w:date="2019-02-04T14:23:00Z">
        <w:r w:rsidR="002C7181">
          <w:t>TAKIEDDINE</w:t>
        </w:r>
      </w:ins>
      <w:r>
        <w:t xml:space="preserve">, whereby the proceeds were transferred to secret offshore accounts controlled by Mr </w:t>
      </w:r>
      <w:del w:id="618" w:author="Nick Stoop" w:date="2019-02-04T14:23:00Z">
        <w:r w:rsidDel="002C7181">
          <w:delText>Takieddine</w:delText>
        </w:r>
      </w:del>
      <w:ins w:id="619" w:author="Nick Stoop" w:date="2019-02-04T14:23:00Z">
        <w:r w:rsidR="002C7181">
          <w:t>TAKIEDDINE</w:t>
        </w:r>
      </w:ins>
      <w:r>
        <w:t>, as part of the conspiracy to injure our client.</w:t>
      </w:r>
    </w:p>
    <w:p w14:paraId="3677DDA4" w14:textId="55BC6CE6" w:rsidR="001C3CED" w:rsidRPr="00BA0B5D" w:rsidRDefault="001C3CED" w:rsidP="0031236E">
      <w:pPr>
        <w:pStyle w:val="Heading3"/>
      </w:pPr>
      <w:r w:rsidRPr="00BA0B5D">
        <w:t xml:space="preserve">John </w:t>
      </w:r>
      <w:del w:id="620" w:author="Nick Stoop" w:date="2019-02-04T14:52:00Z">
        <w:r w:rsidRPr="00BA0B5D" w:rsidDel="00D53BB8">
          <w:delText>Hall</w:delText>
        </w:r>
      </w:del>
      <w:ins w:id="621" w:author="Nick Stoop" w:date="2019-02-04T14:52:00Z">
        <w:r w:rsidR="00D53BB8">
          <w:t>HALL</w:t>
        </w:r>
      </w:ins>
    </w:p>
    <w:p w14:paraId="2F7EBD9D" w14:textId="3935B4C1" w:rsidR="001C3CED" w:rsidRDefault="001C3CED" w:rsidP="0031236E">
      <w:pPr>
        <w:pStyle w:val="Heading4"/>
      </w:pPr>
      <w:r w:rsidRPr="00975D4F">
        <w:t xml:space="preserve">The Bank was introduced to Ziad </w:t>
      </w:r>
      <w:del w:id="622" w:author="Nick Stoop" w:date="2019-02-04T14:23:00Z">
        <w:r w:rsidRPr="00975D4F" w:rsidDel="002C7181">
          <w:delText>Takieddine</w:delText>
        </w:r>
      </w:del>
      <w:ins w:id="623" w:author="Nick Stoop" w:date="2019-02-04T14:23:00Z">
        <w:r w:rsidR="002C7181">
          <w:t>TAKIEDDINE</w:t>
        </w:r>
      </w:ins>
      <w:r w:rsidRPr="00975D4F">
        <w:t xml:space="preserve"> through John </w:t>
      </w:r>
      <w:del w:id="624" w:author="Nick Stoop" w:date="2019-02-04T14:51:00Z">
        <w:r w:rsidRPr="00975D4F" w:rsidDel="00D53BB8">
          <w:delText>Hall</w:delText>
        </w:r>
      </w:del>
      <w:ins w:id="625" w:author="Nick Stoop" w:date="2019-02-04T14:51:00Z">
        <w:r w:rsidR="00D53BB8">
          <w:t>HALL</w:t>
        </w:r>
      </w:ins>
      <w:r w:rsidRPr="00975D4F">
        <w:t xml:space="preserve">, a founding partner of the wealth management firm St James’s Place.  The Credit Report described Mr </w:t>
      </w:r>
      <w:del w:id="626" w:author="Nick Stoop" w:date="2019-02-04T14:51:00Z">
        <w:r w:rsidRPr="00975D4F" w:rsidDel="00D53BB8">
          <w:delText>Hall</w:delText>
        </w:r>
      </w:del>
      <w:ins w:id="627" w:author="Nick Stoop" w:date="2019-02-04T14:51:00Z">
        <w:r w:rsidR="00D53BB8">
          <w:t>HALL</w:t>
        </w:r>
      </w:ins>
      <w:r w:rsidRPr="00975D4F">
        <w:t xml:space="preserve"> as a ‘KBI’ </w:t>
      </w:r>
      <w:r>
        <w:t xml:space="preserve">(understood to stand for “Key Business Introducer”) and noted that the bank’s fee would be grossed up to incorporate Mr </w:t>
      </w:r>
      <w:del w:id="628" w:author="Nick Stoop" w:date="2019-02-04T14:51:00Z">
        <w:r w:rsidDel="00D53BB8">
          <w:delText>Hall</w:delText>
        </w:r>
      </w:del>
      <w:ins w:id="629" w:author="Nick Stoop" w:date="2019-02-04T14:51:00Z">
        <w:r w:rsidR="00D53BB8">
          <w:t>HALL</w:t>
        </w:r>
      </w:ins>
      <w:r>
        <w:t>’s commission, confirmed in the mortgage completion statement as £150,000.</w:t>
      </w:r>
    </w:p>
    <w:p w14:paraId="2C3CEC21" w14:textId="0601317A" w:rsidR="001C3CED" w:rsidRDefault="001C3CED" w:rsidP="0031236E">
      <w:pPr>
        <w:pStyle w:val="Heading4"/>
      </w:pPr>
      <w:r>
        <w:lastRenderedPageBreak/>
        <w:t xml:space="preserve">Contemporaneous email correspondence between Mr </w:t>
      </w:r>
      <w:del w:id="630" w:author="Nick Stoop" w:date="2019-02-04T14:51:00Z">
        <w:r w:rsidDel="00D53BB8">
          <w:delText>HALL</w:delText>
        </w:r>
      </w:del>
      <w:ins w:id="631" w:author="Nick Stoop" w:date="2019-02-04T14:51:00Z">
        <w:r w:rsidR="00D53BB8">
          <w:t>HALL</w:t>
        </w:r>
      </w:ins>
      <w:r>
        <w:t xml:space="preserve"> and </w:t>
      </w:r>
      <w:commentRangeStart w:id="632"/>
      <w:del w:id="633" w:author="Nick Stoop" w:date="2019-02-04T14:20:00Z">
        <w:r w:rsidDel="002C7181">
          <w:delText>BARCLAYS</w:delText>
        </w:r>
      </w:del>
      <w:commentRangeEnd w:id="632"/>
      <w:ins w:id="634" w:author="Nick Stoop" w:date="2019-02-04T14:20:00Z">
        <w:r w:rsidR="002C7181">
          <w:t>BARCLAYS</w:t>
        </w:r>
      </w:ins>
      <w:r w:rsidR="00311026">
        <w:rPr>
          <w:rStyle w:val="CommentReference"/>
          <w:rFonts w:asciiTheme="minorHAnsi" w:eastAsiaTheme="minorEastAsia" w:hAnsiTheme="minorHAnsi"/>
          <w:iCs w:val="0"/>
        </w:rPr>
        <w:commentReference w:id="632"/>
      </w:r>
      <w:r>
        <w:t xml:space="preserve"> confirms that both parties fully understood that the Loans were for the benefit of Mr </w:t>
      </w:r>
      <w:del w:id="635" w:author="Nick Stoop" w:date="2019-02-04T14:23:00Z">
        <w:r w:rsidDel="002C7181">
          <w:delText>Takieddine</w:delText>
        </w:r>
      </w:del>
      <w:ins w:id="636" w:author="Nick Stoop" w:date="2019-02-04T14:23:00Z">
        <w:r w:rsidR="002C7181">
          <w:t>TAKIEDDINE</w:t>
        </w:r>
      </w:ins>
      <w:r>
        <w:t xml:space="preserve"> and that the loan proceeds were to be transferred into undeclared offshore accounts owned and controlled by Mr </w:t>
      </w:r>
      <w:del w:id="637" w:author="Nick Stoop" w:date="2019-02-04T14:23:00Z">
        <w:r w:rsidDel="002C7181">
          <w:delText>Takieddine</w:delText>
        </w:r>
      </w:del>
      <w:ins w:id="638" w:author="Nick Stoop" w:date="2019-02-04T14:23:00Z">
        <w:r w:rsidR="002C7181">
          <w:t>TAKIEDDINE</w:t>
        </w:r>
      </w:ins>
      <w:r>
        <w:t>, including accounts in Lebanon, beyond the reach not only of our client but also of the French tax authorities.</w:t>
      </w:r>
    </w:p>
    <w:p w14:paraId="383B7B64" w14:textId="3EE699C3" w:rsidR="001C3CED" w:rsidRPr="00FE40C5" w:rsidRDefault="001C3CED" w:rsidP="0031236E">
      <w:pPr>
        <w:pStyle w:val="Heading4"/>
      </w:pPr>
      <w:r>
        <w:t xml:space="preserve">Mr HALL assisted Mr </w:t>
      </w:r>
      <w:del w:id="639" w:author="Nick Stoop" w:date="2019-02-04T14:23:00Z">
        <w:r w:rsidDel="002C7181">
          <w:delText>Takieddine</w:delText>
        </w:r>
      </w:del>
      <w:ins w:id="640" w:author="Nick Stoop" w:date="2019-02-04T14:23:00Z">
        <w:r w:rsidR="002C7181">
          <w:t>TAKIEDDINE</w:t>
        </w:r>
      </w:ins>
      <w:r>
        <w:t xml:space="preserve"> to prepare documentation in support of the Loans, including Mr </w:t>
      </w:r>
      <w:del w:id="641" w:author="Nick Stoop" w:date="2019-02-04T14:23:00Z">
        <w:r w:rsidDel="002C7181">
          <w:delText>Takieddine</w:delText>
        </w:r>
      </w:del>
      <w:ins w:id="642" w:author="Nick Stoop" w:date="2019-02-04T14:23:00Z">
        <w:r w:rsidR="002C7181">
          <w:t>TAKIEDDINE</w:t>
        </w:r>
      </w:ins>
      <w:r>
        <w:t xml:space="preserve">’s </w:t>
      </w:r>
      <w:ins w:id="643" w:author="Nick Stoop" w:date="2019-02-04T14:52:00Z">
        <w:r w:rsidR="00FB3441">
          <w:t>‘</w:t>
        </w:r>
      </w:ins>
      <w:r>
        <w:t>ASSETS STATEMENT</w:t>
      </w:r>
      <w:ins w:id="644" w:author="Nick Stoop" w:date="2019-02-04T14:52:00Z">
        <w:r w:rsidR="00FB3441">
          <w:t>’</w:t>
        </w:r>
      </w:ins>
      <w:r>
        <w:t xml:space="preserve"> confirming his net worth at €97,200,000 in October 2008, whereas the previous month Mr </w:t>
      </w:r>
      <w:del w:id="645" w:author="Nick Stoop" w:date="2019-02-04T14:23:00Z">
        <w:r w:rsidDel="002C7181">
          <w:delText>TAKIEDDINE</w:delText>
        </w:r>
      </w:del>
      <w:ins w:id="646" w:author="Nick Stoop" w:date="2019-02-04T14:23:00Z">
        <w:r w:rsidR="002C7181">
          <w:t>TAKIEDDINE</w:t>
        </w:r>
      </w:ins>
      <w:r>
        <w:t xml:space="preserve"> had told the French Court that his assets totalled only €38,000. </w:t>
      </w:r>
    </w:p>
    <w:p w14:paraId="5CF97727" w14:textId="5F9CCED5" w:rsidR="001C3CED" w:rsidRDefault="001C3CED" w:rsidP="0031236E">
      <w:pPr>
        <w:pStyle w:val="Heading3"/>
      </w:pPr>
      <w:del w:id="647" w:author="Nick Stoop" w:date="2019-02-04T14:20:00Z">
        <w:r w:rsidDel="002C7181">
          <w:delText>Barclays</w:delText>
        </w:r>
      </w:del>
      <w:ins w:id="648" w:author="Nick Stoop" w:date="2019-02-04T14:20:00Z">
        <w:r w:rsidR="002C7181">
          <w:t>BARCLAYS</w:t>
        </w:r>
      </w:ins>
    </w:p>
    <w:p w14:paraId="695D0C7A" w14:textId="10A2F42E"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del w:id="649" w:author="Nick Stoop" w:date="2019-02-04T14:23:00Z">
        <w:r w:rsidDel="002C7181">
          <w:delText>Takieddine</w:delText>
        </w:r>
      </w:del>
      <w:ins w:id="650" w:author="Nick Stoop" w:date="2019-02-04T14:23:00Z">
        <w:r w:rsidR="002C7181">
          <w:t>TAKIEDDINE</w:t>
        </w:r>
      </w:ins>
      <w:r w:rsidRPr="003F459F">
        <w:t xml:space="preserve">, namely Anthony </w:t>
      </w:r>
      <w:del w:id="651" w:author="Nick Stoop" w:date="2019-02-04T14:53:00Z">
        <w:r w:rsidRPr="003F459F" w:rsidDel="00FB3441">
          <w:delText>Valgimilgli</w:delText>
        </w:r>
      </w:del>
      <w:ins w:id="652" w:author="Nick Stoop" w:date="2019-02-04T14:53:00Z">
        <w:r w:rsidR="00FB3441">
          <w:t>VALGIMIGLI</w:t>
        </w:r>
      </w:ins>
      <w:r w:rsidRPr="003F459F">
        <w:t xml:space="preserve">, Director of </w:t>
      </w:r>
      <w:del w:id="653" w:author="Nick Stoop" w:date="2019-02-04T14:20:00Z">
        <w:r w:rsidRPr="003F459F" w:rsidDel="002C7181">
          <w:delText>Barclays</w:delText>
        </w:r>
      </w:del>
      <w:ins w:id="654" w:author="Nick Stoop" w:date="2019-02-04T14:20:00Z">
        <w:r w:rsidR="002C7181">
          <w:t>BARCLAYS</w:t>
        </w:r>
      </w:ins>
      <w:r w:rsidRPr="003F459F">
        <w:t xml:space="preserve"> Wealth</w:t>
      </w:r>
      <w:r>
        <w:t>,</w:t>
      </w:r>
      <w:r w:rsidRPr="003F459F">
        <w:t xml:space="preserve"> Pierre </w:t>
      </w:r>
      <w:del w:id="655" w:author="Nick Stoop" w:date="2019-02-04T14:53:00Z">
        <w:r w:rsidRPr="003F459F" w:rsidDel="00FB3441">
          <w:delText>Kerbidi</w:delText>
        </w:r>
      </w:del>
      <w:ins w:id="656" w:author="Nick Stoop" w:date="2019-02-04T14:53:00Z">
        <w:r w:rsidR="00FB3441">
          <w:t>KERBIDI</w:t>
        </w:r>
      </w:ins>
      <w:r w:rsidRPr="003F459F">
        <w:t xml:space="preserve">, Managing Director of </w:t>
      </w:r>
      <w:del w:id="657" w:author="Nick Stoop" w:date="2019-02-04T14:20:00Z">
        <w:r w:rsidRPr="003F459F" w:rsidDel="002C7181">
          <w:delText>Barclays</w:delText>
        </w:r>
      </w:del>
      <w:ins w:id="658" w:author="Nick Stoop" w:date="2019-02-04T14:20:00Z">
        <w:r w:rsidR="002C7181">
          <w:t>BARCLAYS</w:t>
        </w:r>
      </w:ins>
      <w:r w:rsidRPr="003F459F">
        <w:t xml:space="preserve"> Monaco</w:t>
      </w:r>
      <w:r>
        <w:t>,</w:t>
      </w:r>
      <w:r w:rsidRPr="003F459F">
        <w:t xml:space="preserve"> </w:t>
      </w:r>
      <w:commentRangeStart w:id="659"/>
      <w:r w:rsidRPr="003F459F">
        <w:t xml:space="preserve">William </w:t>
      </w:r>
      <w:del w:id="660" w:author="Nick Stoop" w:date="2019-02-04T14:54:00Z">
        <w:r w:rsidRPr="003F459F" w:rsidDel="00FB3441">
          <w:delText>Harford</w:delText>
        </w:r>
      </w:del>
      <w:commentRangeEnd w:id="659"/>
      <w:ins w:id="661" w:author="Nick Stoop" w:date="2019-02-04T14:54:00Z">
        <w:r w:rsidR="00FB3441">
          <w:t>HARFORD</w:t>
        </w:r>
      </w:ins>
      <w:r w:rsidRPr="00BA0B5D">
        <w:rPr>
          <w:rStyle w:val="CommentReference"/>
        </w:rPr>
        <w:commentReference w:id="659"/>
      </w:r>
      <w:r w:rsidRPr="003F459F">
        <w:t xml:space="preserve">, Vice-president of </w:t>
      </w:r>
      <w:del w:id="662" w:author="Nick Stoop" w:date="2019-02-04T14:20:00Z">
        <w:r w:rsidRPr="003F459F" w:rsidDel="002C7181">
          <w:delText>Barclays</w:delText>
        </w:r>
      </w:del>
      <w:ins w:id="663" w:author="Nick Stoop" w:date="2019-02-04T14:20:00Z">
        <w:r w:rsidR="002C7181">
          <w:t>BARCLAYS</w:t>
        </w:r>
      </w:ins>
      <w:r w:rsidRPr="003F459F">
        <w:t xml:space="preserve"> Private Banking, Alfred </w:t>
      </w:r>
      <w:del w:id="664" w:author="Nick Stoop" w:date="2019-02-04T14:54:00Z">
        <w:r w:rsidRPr="003F459F" w:rsidDel="00FB3441">
          <w:delText>Shukry</w:delText>
        </w:r>
      </w:del>
      <w:ins w:id="665" w:author="Nick Stoop" w:date="2019-02-04T14:54:00Z">
        <w:r w:rsidR="00FB3441">
          <w:t>SHUKRY</w:t>
        </w:r>
      </w:ins>
      <w:r w:rsidRPr="003F459F">
        <w:t xml:space="preserve">, </w:t>
      </w:r>
      <w:r w:rsidRPr="003F459F">
        <w:rPr>
          <w:highlight w:val="white"/>
        </w:rPr>
        <w:t>Middle East Manager</w:t>
      </w:r>
      <w:r w:rsidRPr="003F459F">
        <w:t xml:space="preserve">.  A number of other </w:t>
      </w:r>
      <w:del w:id="666" w:author="Nick Stoop" w:date="2019-02-04T14:20:00Z">
        <w:r w:rsidDel="002C7181">
          <w:delText>Barclays</w:delText>
        </w:r>
      </w:del>
      <w:ins w:id="667" w:author="Nick Stoop" w:date="2019-02-04T14:20:00Z">
        <w:r w:rsidR="002C7181">
          <w:t>BARCLAYS</w:t>
        </w:r>
      </w:ins>
      <w:r>
        <w:t xml:space="preserve"> employees</w:t>
      </w:r>
      <w:r w:rsidRPr="003F459F">
        <w:t xml:space="preserve"> are named in the</w:t>
      </w:r>
      <w:r>
        <w:t xml:space="preserve"> </w:t>
      </w:r>
      <w:r w:rsidRPr="003F459F">
        <w:t>document</w:t>
      </w:r>
      <w:r>
        <w:t>s we have reviewed.</w:t>
      </w:r>
    </w:p>
    <w:p w14:paraId="31B48115" w14:textId="6E8368EE" w:rsidR="001C3CED" w:rsidRDefault="001C3CED" w:rsidP="0031236E">
      <w:pPr>
        <w:pStyle w:val="Heading4"/>
      </w:pPr>
      <w:r>
        <w:t xml:space="preserve">William </w:t>
      </w:r>
      <w:del w:id="668" w:author="Nick Stoop" w:date="2019-02-04T14:54:00Z">
        <w:r w:rsidDel="00FB3441">
          <w:delText>Harford</w:delText>
        </w:r>
      </w:del>
      <w:ins w:id="669" w:author="Nick Stoop" w:date="2019-02-04T14:54:00Z">
        <w:r w:rsidR="00FB3441">
          <w:t>HARFORD</w:t>
        </w:r>
      </w:ins>
      <w:r>
        <w:t xml:space="preserve"> confirmed in an </w:t>
      </w:r>
      <w:commentRangeStart w:id="670"/>
      <w:r>
        <w:t>email</w:t>
      </w:r>
      <w:commentRangeEnd w:id="670"/>
      <w:r>
        <w:rPr>
          <w:rStyle w:val="CommentReference"/>
          <w:rFonts w:asciiTheme="minorHAnsi" w:eastAsiaTheme="minorEastAsia" w:hAnsiTheme="minorHAnsi"/>
          <w:iCs w:val="0"/>
        </w:rPr>
        <w:commentReference w:id="670"/>
      </w:r>
      <w:r>
        <w:t xml:space="preserve"> to John </w:t>
      </w:r>
      <w:del w:id="671" w:author="Nick Stoop" w:date="2019-02-04T14:52:00Z">
        <w:r w:rsidDel="00D53BB8">
          <w:delText>Hall</w:delText>
        </w:r>
      </w:del>
      <w:ins w:id="672" w:author="Nick Stoop" w:date="2019-02-04T14:52:00Z">
        <w:r w:rsidR="00D53BB8">
          <w:t>HALL</w:t>
        </w:r>
      </w:ins>
      <w:r>
        <w:t xml:space="preserve"> that the Bank’s </w:t>
      </w:r>
      <w:r w:rsidRPr="00276EE4">
        <w:rPr>
          <w:i/>
        </w:rPr>
        <w:t xml:space="preserve">“in-house legal and credit risk have bent over backwards to accommodate my requests </w:t>
      </w:r>
      <w:r w:rsidRPr="00276EE4">
        <w:t xml:space="preserve">[to facilitate the loans to Ziad </w:t>
      </w:r>
      <w:del w:id="673" w:author="Nick Stoop" w:date="2019-02-04T14:23:00Z">
        <w:r w:rsidRPr="00276EE4" w:rsidDel="002C7181">
          <w:delText>Takieddine</w:delText>
        </w:r>
      </w:del>
      <w:ins w:id="674" w:author="Nick Stoop" w:date="2019-02-04T14:23:00Z">
        <w:r w:rsidR="002C7181">
          <w:t>TAKIEDDINE</w:t>
        </w:r>
      </w:ins>
      <w:r w:rsidRPr="00276EE4">
        <w:t>]</w:t>
      </w:r>
      <w:r w:rsidRPr="00276EE4">
        <w:rPr>
          <w:i/>
        </w:rPr>
        <w:t>”</w:t>
      </w:r>
      <w:r>
        <w:t>.</w:t>
      </w:r>
    </w:p>
    <w:p w14:paraId="43529C3F" w14:textId="778FDAD0" w:rsidR="001C3CED" w:rsidRPr="005F42E2" w:rsidRDefault="001C3CED" w:rsidP="0031236E">
      <w:pPr>
        <w:pStyle w:val="Heading4"/>
      </w:pPr>
      <w:r>
        <w:t xml:space="preserve">Our client was informed by the French police that William </w:t>
      </w:r>
      <w:del w:id="675" w:author="Nick Stoop" w:date="2019-02-04T14:54:00Z">
        <w:r w:rsidDel="00FB3441">
          <w:delText>Harford</w:delText>
        </w:r>
      </w:del>
      <w:ins w:id="676" w:author="Nick Stoop" w:date="2019-02-04T14:54:00Z">
        <w:r w:rsidR="00FB3441">
          <w:t>HARFORD</w:t>
        </w:r>
      </w:ins>
      <w:r>
        <w:t xml:space="preserve"> was in 2012 dismissed or otherwise forced to leave the Bank as the consequence of his criminal dealings with Mr </w:t>
      </w:r>
      <w:del w:id="677" w:author="Nick Stoop" w:date="2019-02-04T14:23:00Z">
        <w:r w:rsidDel="002C7181">
          <w:delText>Takieddine</w:delText>
        </w:r>
      </w:del>
      <w:ins w:id="678" w:author="Nick Stoop" w:date="2019-02-04T14:23:00Z">
        <w:r w:rsidR="002C7181">
          <w:t>TAKIEDDINE</w:t>
        </w:r>
      </w:ins>
      <w:r>
        <w:t xml:space="preserve">.  Our client understands that Messrs </w:t>
      </w:r>
      <w:r w:rsidR="009910A2">
        <w:t>VALGIMIGLI</w:t>
      </w:r>
      <w:r>
        <w:t xml:space="preserve"> and </w:t>
      </w:r>
      <w:ins w:id="679" w:author="User" w:date="2019-01-31T15:13:00Z">
        <w:r w:rsidR="00A07958">
          <w:t xml:space="preserve">Mr </w:t>
        </w:r>
      </w:ins>
      <w:del w:id="680" w:author="Nick Stoop" w:date="2019-02-04T14:54:00Z">
        <w:r w:rsidDel="00FB3441">
          <w:delText>Shukry</w:delText>
        </w:r>
      </w:del>
      <w:ins w:id="681" w:author="Nick Stoop" w:date="2019-02-04T14:54:00Z">
        <w:r w:rsidR="00FB3441">
          <w:t>SHUKRY</w:t>
        </w:r>
      </w:ins>
      <w:r>
        <w:t xml:space="preserve"> have also left the Bank, but that Mr </w:t>
      </w:r>
      <w:del w:id="682" w:author="Nick Stoop" w:date="2019-02-04T14:53:00Z">
        <w:r w:rsidDel="00FB3441">
          <w:delText>Kerbidi</w:delText>
        </w:r>
      </w:del>
      <w:ins w:id="683" w:author="Nick Stoop" w:date="2019-02-04T14:53:00Z">
        <w:r w:rsidR="00FB3441">
          <w:t>KERBIDI</w:t>
        </w:r>
      </w:ins>
      <w:r>
        <w:t xml:space="preserve"> remains at </w:t>
      </w:r>
      <w:del w:id="684" w:author="Nick Stoop" w:date="2019-02-04T14:20:00Z">
        <w:r w:rsidDel="002C7181">
          <w:delText>Barclays</w:delText>
        </w:r>
      </w:del>
      <w:ins w:id="685" w:author="Nick Stoop" w:date="2019-02-04T14:20:00Z">
        <w:r w:rsidR="002C7181">
          <w:t>BARCLAYS</w:t>
        </w:r>
      </w:ins>
      <w:r>
        <w:t xml:space="preserve">, as Managing Director of </w:t>
      </w:r>
      <w:del w:id="686" w:author="Nick Stoop" w:date="2019-02-04T14:20:00Z">
        <w:r w:rsidDel="002C7181">
          <w:delText>Barclays</w:delText>
        </w:r>
      </w:del>
      <w:ins w:id="687" w:author="Nick Stoop" w:date="2019-02-04T14:20:00Z">
        <w:r w:rsidR="002C7181">
          <w:t>BARCLAYS</w:t>
        </w:r>
      </w:ins>
      <w:r>
        <w:t xml:space="preserve">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4F42E33" w:rsidR="00E75E85" w:rsidRPr="0031236E" w:rsidRDefault="00E75E85" w:rsidP="0031236E">
      <w:pPr>
        <w:pStyle w:val="Heading4"/>
      </w:pPr>
      <w:r w:rsidRPr="0031236E">
        <w:t xml:space="preserve">Beginning in 2006, Mr </w:t>
      </w:r>
      <w:del w:id="688" w:author="Nick Stoop" w:date="2019-02-04T14:23:00Z">
        <w:r w:rsidRPr="0031236E" w:rsidDel="002C7181">
          <w:delText>Takieddine</w:delText>
        </w:r>
      </w:del>
      <w:ins w:id="689" w:author="Nick Stoop" w:date="2019-02-04T14:23:00Z">
        <w:r w:rsidR="002C7181">
          <w:t>TAKIEDDINE</w:t>
        </w:r>
      </w:ins>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4F72D8C7" w:rsidR="00E75E85" w:rsidRPr="007A11A9" w:rsidRDefault="00E75E85" w:rsidP="0031236E">
      <w:pPr>
        <w:pStyle w:val="Heading4"/>
        <w:rPr>
          <w:color w:val="0070C0"/>
        </w:rPr>
      </w:pPr>
      <w:r w:rsidRPr="007A11A9">
        <w:rPr>
          <w:color w:val="0070C0"/>
        </w:rPr>
        <w:lastRenderedPageBreak/>
        <w:t xml:space="preserve">From September 2008 the Bank, through the various senior members described previously, conspired with Ziad </w:t>
      </w:r>
      <w:del w:id="690" w:author="Nick Stoop" w:date="2019-02-04T14:23:00Z">
        <w:r w:rsidRPr="007A11A9" w:rsidDel="002C7181">
          <w:rPr>
            <w:color w:val="0070C0"/>
          </w:rPr>
          <w:delText>Takieddine</w:delText>
        </w:r>
      </w:del>
      <w:ins w:id="691" w:author="Nick Stoop" w:date="2019-02-04T14:23:00Z">
        <w:r w:rsidR="002C7181">
          <w:rPr>
            <w:color w:val="0070C0"/>
          </w:rPr>
          <w:t>TAKIEDDINE</w:t>
        </w:r>
      </w:ins>
      <w:r w:rsidRPr="007A11A9">
        <w:rPr>
          <w:color w:val="0070C0"/>
        </w:rPr>
        <w:t xml:space="preserve"> to injure our client out of her interest in the London Property and the French Property (the “</w:t>
      </w:r>
      <w:r w:rsidRPr="00233631">
        <w:rPr>
          <w:b/>
          <w:color w:val="0070C0"/>
          <w:rPrChange w:id="692" w:author="Nick Stoop" w:date="2019-02-04T13:44:00Z">
            <w:rPr>
              <w:color w:val="0070C0"/>
            </w:rPr>
          </w:rPrChange>
        </w:rPr>
        <w:t>Matrimonial Properties</w:t>
      </w:r>
      <w:r w:rsidRPr="007A11A9">
        <w:rPr>
          <w:color w:val="0070C0"/>
        </w:rPr>
        <w:t xml:space="preserve">”). Based on the credit report </w:t>
      </w:r>
      <w:ins w:id="693" w:author="Simon Farrell QC" w:date="2019-01-30T14:56:00Z">
        <w:r w:rsidR="00F31FF0">
          <w:rPr>
            <w:color w:val="0070C0"/>
          </w:rPr>
          <w:t xml:space="preserve">and the other information </w:t>
        </w:r>
      </w:ins>
      <w:r w:rsidRPr="007A11A9">
        <w:rPr>
          <w:color w:val="0070C0"/>
        </w:rPr>
        <w:t xml:space="preserve">it is reasonable to assume the bank facilitated the equity release with a predominant desire to procure business in </w:t>
      </w:r>
      <w:del w:id="694" w:author="Nick Stoop" w:date="2019-02-04T14:25:00Z">
        <w:r w:rsidRPr="007A11A9" w:rsidDel="004D7B95">
          <w:rPr>
            <w:color w:val="0070C0"/>
          </w:rPr>
          <w:delText>Gaddafi</w:delText>
        </w:r>
      </w:del>
      <w:ins w:id="695" w:author="Nick Stoop" w:date="2019-02-04T14:25:00Z">
        <w:r w:rsidR="004D7B95">
          <w:rPr>
            <w:color w:val="0070C0"/>
          </w:rPr>
          <w:t>GADDAFI</w:t>
        </w:r>
      </w:ins>
      <w:r w:rsidRPr="007A11A9">
        <w:rPr>
          <w:color w:val="0070C0"/>
        </w:rPr>
        <w:t>’s Libya.</w:t>
      </w:r>
    </w:p>
    <w:p w14:paraId="7D2520FB" w14:textId="078C26B6" w:rsidR="00E75E85" w:rsidRPr="0031236E" w:rsidRDefault="00E75E85" w:rsidP="0031236E">
      <w:pPr>
        <w:pStyle w:val="Heading4"/>
      </w:pPr>
      <w:r w:rsidRPr="0031236E">
        <w:t xml:space="preserve">The Bank provided an equity release of £12,000,000 to Ziad </w:t>
      </w:r>
      <w:del w:id="696" w:author="Nick Stoop" w:date="2019-02-04T14:23:00Z">
        <w:r w:rsidRPr="0031236E" w:rsidDel="002C7181">
          <w:delText>Takieddine</w:delText>
        </w:r>
      </w:del>
      <w:ins w:id="697" w:author="Nick Stoop" w:date="2019-02-04T14:23:00Z">
        <w:r w:rsidR="002C7181">
          <w:t>TAKIEDDINE</w:t>
        </w:r>
      </w:ins>
      <w:r w:rsidRPr="0031236E">
        <w:t xml:space="preserve"> so that he could dissipate assets away from our client and other creditors, including the French state.  The Bank transferred the proceeds of the equity release to Mr </w:t>
      </w:r>
      <w:del w:id="698" w:author="Nick Stoop" w:date="2019-02-04T14:23:00Z">
        <w:r w:rsidRPr="0031236E" w:rsidDel="002C7181">
          <w:delText>Takieddine</w:delText>
        </w:r>
      </w:del>
      <w:ins w:id="699" w:author="Nick Stoop" w:date="2019-02-04T14:23:00Z">
        <w:r w:rsidR="002C7181">
          <w:t>TAKIEDDINE</w:t>
        </w:r>
      </w:ins>
      <w:r w:rsidRPr="0031236E">
        <w:t xml:space="preserv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0C747AF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del w:id="700" w:author="Nick Stoop" w:date="2019-02-04T14:23:00Z">
        <w:r w:rsidRPr="007A11A9" w:rsidDel="002C7181">
          <w:rPr>
            <w:color w:val="0070C0"/>
          </w:rPr>
          <w:delText>Takieddine</w:delText>
        </w:r>
      </w:del>
      <w:ins w:id="701" w:author="Nick Stoop" w:date="2019-02-04T14:23:00Z">
        <w:r w:rsidR="002C7181">
          <w:rPr>
            <w:color w:val="0070C0"/>
          </w:rPr>
          <w:t>TAKIEDDINE</w:t>
        </w:r>
      </w:ins>
      <w:r w:rsidRPr="007A11A9">
        <w:rPr>
          <w:color w:val="0070C0"/>
        </w:rPr>
        <w:t>. This</w:t>
      </w:r>
      <w:del w:id="702"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w:t>
      </w:r>
      <w:del w:id="703" w:author="Nick Stoop" w:date="2019-02-04T14:23:00Z">
        <w:r w:rsidRPr="007A11A9" w:rsidDel="002C7181">
          <w:rPr>
            <w:color w:val="0070C0"/>
          </w:rPr>
          <w:delText>Takieddine</w:delText>
        </w:r>
      </w:del>
      <w:ins w:id="704" w:author="Nick Stoop" w:date="2019-02-04T14:23:00Z">
        <w:r w:rsidR="002C7181">
          <w:rPr>
            <w:color w:val="0070C0"/>
          </w:rPr>
          <w:t>TAKIEDDINE</w:t>
        </w:r>
      </w:ins>
      <w:r w:rsidRPr="007A11A9">
        <w:rPr>
          <w:color w:val="0070C0"/>
        </w:rPr>
        <w:t xml:space="preserve">.  As described previously the loans were underwritten by the </w:t>
      </w:r>
      <w:del w:id="705" w:author="Nick Stoop" w:date="2019-02-04T14:36:00Z">
        <w:r w:rsidRPr="007A11A9" w:rsidDel="00BB7BEA">
          <w:rPr>
            <w:color w:val="0070C0"/>
          </w:rPr>
          <w:delText>Amesys</w:delText>
        </w:r>
      </w:del>
      <w:ins w:id="706" w:author="Nick Stoop" w:date="2019-02-04T14:36:00Z">
        <w:r w:rsidR="00BB7BEA">
          <w:rPr>
            <w:color w:val="0070C0"/>
          </w:rPr>
          <w:t>AMESYS</w:t>
        </w:r>
      </w:ins>
      <w:r w:rsidRPr="007A11A9">
        <w:rPr>
          <w:color w:val="0070C0"/>
        </w:rPr>
        <w:t xml:space="preserve"> contract, where Mr </w:t>
      </w:r>
      <w:del w:id="707" w:author="Nick Stoop" w:date="2019-02-04T14:23:00Z">
        <w:r w:rsidRPr="007A11A9" w:rsidDel="002C7181">
          <w:rPr>
            <w:color w:val="0070C0"/>
          </w:rPr>
          <w:delText>Takieddine</w:delText>
        </w:r>
      </w:del>
      <w:ins w:id="708" w:author="Nick Stoop" w:date="2019-02-04T14:23:00Z">
        <w:r w:rsidR="002C7181">
          <w:rPr>
            <w:color w:val="0070C0"/>
          </w:rPr>
          <w:t>TAKIEDDINE</w:t>
        </w:r>
      </w:ins>
      <w:r w:rsidRPr="007A11A9">
        <w:rPr>
          <w:color w:val="0070C0"/>
        </w:rPr>
        <w:t xml:space="preserve"> was receiving money from the Libyan government and laundering it across many jurisdictions into his complex corporate structures. </w:t>
      </w:r>
    </w:p>
    <w:p w14:paraId="0A2E352B" w14:textId="7EBE47CC" w:rsidR="00E75E85" w:rsidRPr="0031236E" w:rsidRDefault="00E75E85" w:rsidP="0031236E">
      <w:pPr>
        <w:pStyle w:val="Heading4"/>
      </w:pPr>
      <w:r w:rsidRPr="0031236E">
        <w:t xml:space="preserve">Various senior members of the Bank met with Mr </w:t>
      </w:r>
      <w:del w:id="709" w:author="Nick Stoop" w:date="2019-02-04T14:23:00Z">
        <w:r w:rsidRPr="0031236E" w:rsidDel="002C7181">
          <w:delText>Takieddine</w:delText>
        </w:r>
      </w:del>
      <w:ins w:id="710" w:author="Nick Stoop" w:date="2019-02-04T14:23:00Z">
        <w:r w:rsidR="002C7181">
          <w:t>TAKIEDDINE</w:t>
        </w:r>
      </w:ins>
      <w:r w:rsidRPr="0031236E">
        <w:t xml:space="preserve"> prior to the issuance of the loans. On the 18 November 2008, Mr </w:t>
      </w:r>
      <w:del w:id="711" w:author="Nick Stoop" w:date="2019-02-04T14:54:00Z">
        <w:r w:rsidRPr="0031236E" w:rsidDel="00FB3441">
          <w:delText>Harford</w:delText>
        </w:r>
      </w:del>
      <w:ins w:id="712" w:author="Nick Stoop" w:date="2019-02-04T14:54:00Z">
        <w:r w:rsidR="00FB3441">
          <w:t>HARFORD</w:t>
        </w:r>
      </w:ins>
      <w:r w:rsidRPr="0031236E">
        <w:t xml:space="preserve"> met Mr </w:t>
      </w:r>
      <w:del w:id="713" w:author="Nick Stoop" w:date="2019-02-04T14:23:00Z">
        <w:r w:rsidRPr="0031236E" w:rsidDel="002C7181">
          <w:delText>Takieddine</w:delText>
        </w:r>
      </w:del>
      <w:ins w:id="714" w:author="Nick Stoop" w:date="2019-02-04T14:23:00Z">
        <w:r w:rsidR="002C7181">
          <w:t>TAKIEDDINE</w:t>
        </w:r>
      </w:ins>
      <w:r w:rsidRPr="0031236E">
        <w:t xml:space="preserve"> and Alain </w:t>
      </w:r>
      <w:del w:id="715" w:author="Nick Stoop" w:date="2019-02-04T14:50:00Z">
        <w:r w:rsidRPr="0031236E" w:rsidDel="00D53BB8">
          <w:delText xml:space="preserve">France </w:delText>
        </w:r>
      </w:del>
      <w:ins w:id="716" w:author="Nick Stoop" w:date="2019-02-04T14:50:00Z">
        <w:r w:rsidR="00D53BB8" w:rsidRPr="0031236E">
          <w:t>F</w:t>
        </w:r>
        <w:r w:rsidR="00D53BB8">
          <w:t>RANCE</w:t>
        </w:r>
        <w:r w:rsidR="00D53BB8" w:rsidRPr="0031236E">
          <w:t xml:space="preserve"> </w:t>
        </w:r>
      </w:ins>
      <w:r w:rsidRPr="0031236E">
        <w:t xml:space="preserve">at the Paris property.  </w:t>
      </w:r>
      <w:del w:id="717" w:author="User" w:date="2019-01-29T19:56:00Z">
        <w:r w:rsidRPr="0031236E" w:rsidDel="007A11A9">
          <w:delText xml:space="preserve">Mr France has said to police in French proceedings: </w:delText>
        </w:r>
      </w:del>
      <w:del w:id="718" w:author="User" w:date="2019-01-29T19:32:00Z">
        <w:r w:rsidRPr="0031236E" w:rsidDel="003024D8">
          <w:delText xml:space="preserve">“[Mr </w:delText>
        </w:r>
      </w:del>
      <w:del w:id="719" w:author="Nick Stoop" w:date="2019-02-04T14:23:00Z">
        <w:r w:rsidRPr="0031236E" w:rsidDel="002C7181">
          <w:delText>Takieddine</w:delText>
        </w:r>
      </w:del>
      <w:proofErr w:type="spellStart"/>
      <w:ins w:id="720" w:author="Nick Stoop" w:date="2019-02-04T14:23:00Z">
        <w:r w:rsidR="002C7181">
          <w:t>TAKIEDDINE</w:t>
        </w:r>
      </w:ins>
      <w:del w:id="721" w:author="User" w:date="2019-01-29T19:32:00Z">
        <w:r w:rsidRPr="0031236E" w:rsidDel="003024D8">
          <w:delText xml:space="preserve">] introduced me to a gentleman from </w:delText>
        </w:r>
      </w:del>
      <w:del w:id="722" w:author="Nick Stoop" w:date="2019-02-04T14:20:00Z">
        <w:r w:rsidRPr="0031236E" w:rsidDel="002C7181">
          <w:delText>BARCLAYS</w:delText>
        </w:r>
      </w:del>
      <w:ins w:id="723" w:author="Nick Stoop" w:date="2019-02-04T14:20:00Z">
        <w:r w:rsidR="002C7181">
          <w:t>BARCLAYS</w:t>
        </w:r>
      </w:ins>
      <w:del w:id="724" w:author="User" w:date="2019-01-29T19:32:00Z">
        <w:r w:rsidRPr="0031236E" w:rsidDel="003024D8">
          <w:delText xml:space="preserve">. He had previously told me that he wanted to buy a plane. It was a madness. There was also a divorce on the fire.” </w:delText>
        </w:r>
      </w:del>
      <w:r w:rsidRPr="0031236E">
        <w:t>After</w:t>
      </w:r>
      <w:proofErr w:type="spellEnd"/>
      <w:r w:rsidRPr="0031236E">
        <w:t xml:space="preserve"> the initial meeting with Mr </w:t>
      </w:r>
      <w:del w:id="725" w:author="Nick Stoop" w:date="2019-02-04T14:54:00Z">
        <w:r w:rsidRPr="0031236E" w:rsidDel="00FB3441">
          <w:delText>Harford</w:delText>
        </w:r>
      </w:del>
      <w:ins w:id="726" w:author="Nick Stoop" w:date="2019-02-04T14:54:00Z">
        <w:r w:rsidR="00FB3441">
          <w:t>HARFORD</w:t>
        </w:r>
      </w:ins>
      <w:r w:rsidRPr="0031236E">
        <w:t xml:space="preserve">, Mr </w:t>
      </w:r>
      <w:del w:id="727" w:author="Nick Stoop" w:date="2019-02-04T14:23:00Z">
        <w:r w:rsidRPr="0031236E" w:rsidDel="002C7181">
          <w:delText>Takieddine</w:delText>
        </w:r>
      </w:del>
      <w:ins w:id="728" w:author="Nick Stoop" w:date="2019-02-04T14:23:00Z">
        <w:r w:rsidR="002C7181">
          <w:t>TAKIEDDINE</w:t>
        </w:r>
      </w:ins>
      <w:r w:rsidRPr="0031236E">
        <w:t xml:space="preserve"> met with Mr </w:t>
      </w:r>
      <w:del w:id="729" w:author="Nick Stoop" w:date="2019-02-04T14:54:00Z">
        <w:r w:rsidRPr="0031236E" w:rsidDel="00FB3441">
          <w:delText>Shukry</w:delText>
        </w:r>
      </w:del>
      <w:ins w:id="730" w:author="Nick Stoop" w:date="2019-02-04T14:54:00Z">
        <w:r w:rsidR="00FB3441">
          <w:t>SHUKRY</w:t>
        </w:r>
      </w:ins>
      <w:r w:rsidRPr="0031236E">
        <w:t xml:space="preserve"> who, according to the Credit Report, “</w:t>
      </w:r>
      <w:r w:rsidRPr="00A07958">
        <w:rPr>
          <w:i/>
          <w:rPrChange w:id="731" w:author="User" w:date="2019-01-31T15:14:00Z">
            <w:rPr/>
          </w:rPrChange>
        </w:rPr>
        <w:t>confirmed [Ziad’s] standing and reputation based on information from his own contacts</w:t>
      </w:r>
      <w:r w:rsidRPr="0031236E">
        <w:t xml:space="preserve">.” On 1 December 2008 both Mr </w:t>
      </w:r>
      <w:del w:id="732" w:author="Nick Stoop" w:date="2019-02-04T14:54:00Z">
        <w:r w:rsidRPr="0031236E" w:rsidDel="00FB3441">
          <w:delText>Harford</w:delText>
        </w:r>
      </w:del>
      <w:ins w:id="733" w:author="Nick Stoop" w:date="2019-02-04T14:54:00Z">
        <w:r w:rsidR="00FB3441">
          <w:t>HARFORD</w:t>
        </w:r>
      </w:ins>
      <w:r w:rsidRPr="0031236E">
        <w:t xml:space="preserve"> and Mr </w:t>
      </w:r>
      <w:del w:id="734" w:author="Nick Stoop" w:date="2019-02-04T14:54:00Z">
        <w:r w:rsidRPr="0031236E" w:rsidDel="00FB3441">
          <w:delText>Shukry</w:delText>
        </w:r>
      </w:del>
      <w:ins w:id="735" w:author="Nick Stoop" w:date="2019-02-04T14:54:00Z">
        <w:r w:rsidR="00FB3441">
          <w:t>SHUKRY</w:t>
        </w:r>
      </w:ins>
      <w:r w:rsidRPr="0031236E">
        <w:t xml:space="preserve"> gave their business line approval for the proposed </w:t>
      </w:r>
      <w:commentRangeStart w:id="736"/>
      <w:r w:rsidRPr="0031236E">
        <w:t>loan</w:t>
      </w:r>
      <w:commentRangeEnd w:id="736"/>
      <w:r w:rsidR="00A07958">
        <w:rPr>
          <w:rStyle w:val="CommentReference"/>
          <w:rFonts w:asciiTheme="minorHAnsi" w:eastAsiaTheme="minorEastAsia" w:hAnsiTheme="minorHAnsi"/>
          <w:iCs w:val="0"/>
        </w:rPr>
        <w:commentReference w:id="736"/>
      </w:r>
      <w:r w:rsidRPr="0031236E">
        <w:t>.</w:t>
      </w:r>
    </w:p>
    <w:p w14:paraId="4EBACF9B" w14:textId="709A690F" w:rsidR="00E75E85" w:rsidRPr="0031236E" w:rsidRDefault="00E75E85" w:rsidP="0031236E">
      <w:pPr>
        <w:pStyle w:val="Heading4"/>
      </w:pPr>
      <w:r w:rsidRPr="0031236E">
        <w:t xml:space="preserve">On 6 January 2009, Mr </w:t>
      </w:r>
      <w:r w:rsidR="009910A2" w:rsidRPr="0031236E">
        <w:t>VALGIMI</w:t>
      </w:r>
      <w:del w:id="737" w:author="Nick Stoop" w:date="2019-02-04T14:55:00Z">
        <w:r w:rsidR="009910A2" w:rsidRPr="0031236E" w:rsidDel="009910A2">
          <w:delText>L</w:delText>
        </w:r>
      </w:del>
      <w:r w:rsidR="009910A2" w:rsidRPr="0031236E">
        <w:t>G</w:t>
      </w:r>
      <w:ins w:id="738" w:author="Nick Stoop" w:date="2019-02-04T14:55:00Z">
        <w:r w:rsidR="009910A2">
          <w:t>L</w:t>
        </w:r>
      </w:ins>
      <w:r w:rsidR="009910A2" w:rsidRPr="0031236E">
        <w:t>I</w:t>
      </w:r>
      <w:r w:rsidRPr="0031236E">
        <w:t xml:space="preserve"> met with Marc </w:t>
      </w:r>
      <w:del w:id="739" w:author="Nick Stoop" w:date="2019-02-04T14:46:00Z">
        <w:r w:rsidRPr="0031236E" w:rsidDel="00D53BB8">
          <w:delText>Bonnant</w:delText>
        </w:r>
      </w:del>
      <w:ins w:id="740" w:author="Nick Stoop" w:date="2019-02-04T14:46:00Z">
        <w:r w:rsidR="00D53BB8">
          <w:t>BONNANT</w:t>
        </w:r>
      </w:ins>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w:t>
      </w:r>
      <w:del w:id="741" w:author="Nick Stoop" w:date="2019-02-04T14:23:00Z">
        <w:r w:rsidRPr="0031236E" w:rsidDel="002C7181">
          <w:delText>Takieddine</w:delText>
        </w:r>
      </w:del>
      <w:ins w:id="742" w:author="Nick Stoop" w:date="2019-02-04T14:23:00Z">
        <w:r w:rsidR="002C7181">
          <w:t>TAKIEDDINE</w:t>
        </w:r>
      </w:ins>
      <w:r w:rsidRPr="0031236E">
        <w:t xml:space="preserve">’s complex corporate structure. </w:t>
      </w:r>
    </w:p>
    <w:p w14:paraId="6FBB57EE" w14:textId="5F2BA345" w:rsidR="00E75E85" w:rsidRPr="007A11A9" w:rsidRDefault="00E75E85" w:rsidP="0031236E">
      <w:pPr>
        <w:pStyle w:val="Heading4"/>
        <w:rPr>
          <w:color w:val="0070C0"/>
        </w:rPr>
      </w:pPr>
      <w:r w:rsidRPr="007A11A9">
        <w:rPr>
          <w:color w:val="0070C0"/>
        </w:rPr>
        <w:lastRenderedPageBreak/>
        <w:t xml:space="preserve">In early January 2009, </w:t>
      </w:r>
      <w:del w:id="743" w:author="Nick Stoop" w:date="2019-02-04T14:20:00Z">
        <w:r w:rsidRPr="007A11A9" w:rsidDel="002C7181">
          <w:rPr>
            <w:color w:val="0070C0"/>
          </w:rPr>
          <w:delText>Barclays</w:delText>
        </w:r>
      </w:del>
      <w:ins w:id="744" w:author="Nick Stoop" w:date="2019-02-04T14:20:00Z">
        <w:r w:rsidR="002C7181">
          <w:rPr>
            <w:color w:val="0070C0"/>
          </w:rPr>
          <w:t>BARCLAYS</w:t>
        </w:r>
      </w:ins>
      <w:r w:rsidRPr="007A11A9">
        <w:rPr>
          <w:color w:val="0070C0"/>
        </w:rPr>
        <w:t xml:space="preserve"> discovered that a Home Rights Charge had been registered by our client against the London Property.  The Bank informed Mr </w:t>
      </w:r>
      <w:del w:id="745" w:author="Nick Stoop" w:date="2019-02-04T14:23:00Z">
        <w:r w:rsidRPr="007A11A9" w:rsidDel="002C7181">
          <w:rPr>
            <w:color w:val="0070C0"/>
          </w:rPr>
          <w:delText>Takieddine</w:delText>
        </w:r>
      </w:del>
      <w:ins w:id="746" w:author="Nick Stoop" w:date="2019-02-04T14:23:00Z">
        <w:r w:rsidR="002C7181">
          <w:rPr>
            <w:color w:val="0070C0"/>
          </w:rPr>
          <w:t>TAKIEDDINE</w:t>
        </w:r>
      </w:ins>
      <w:r w:rsidRPr="007A11A9">
        <w:rPr>
          <w:color w:val="0070C0"/>
        </w:rPr>
        <w:t xml:space="preserve">’s lawyers that it could not proceed with the loans until the Home Rights Charge had been removed.  Mr </w:t>
      </w:r>
      <w:del w:id="747" w:author="Nick Stoop" w:date="2019-02-04T14:23:00Z">
        <w:r w:rsidRPr="007A11A9" w:rsidDel="002C7181">
          <w:rPr>
            <w:color w:val="0070C0"/>
          </w:rPr>
          <w:delText>Takieddine</w:delText>
        </w:r>
      </w:del>
      <w:ins w:id="748" w:author="Nick Stoop" w:date="2019-02-04T14:23:00Z">
        <w:r w:rsidR="002C7181">
          <w:rPr>
            <w:color w:val="0070C0"/>
          </w:rPr>
          <w:t>TAKIEDDINE</w:t>
        </w:r>
      </w:ins>
      <w:r w:rsidRPr="007A11A9">
        <w:rPr>
          <w:color w:val="0070C0"/>
        </w:rPr>
        <w:t xml:space="preserve"> was encouraged by his lawyers to manipulate our client into agreeing to removing the </w:t>
      </w:r>
      <w:commentRangeStart w:id="749"/>
      <w:r w:rsidRPr="007A11A9">
        <w:rPr>
          <w:color w:val="0070C0"/>
        </w:rPr>
        <w:t>Home</w:t>
      </w:r>
      <w:commentRangeEnd w:id="749"/>
      <w:r w:rsidRPr="007A11A9">
        <w:rPr>
          <w:rStyle w:val="CommentReference"/>
          <w:color w:val="0070C0"/>
          <w:sz w:val="22"/>
          <w:szCs w:val="22"/>
        </w:rPr>
        <w:commentReference w:id="749"/>
      </w:r>
      <w:r w:rsidRPr="007A11A9">
        <w:rPr>
          <w:color w:val="0070C0"/>
        </w:rPr>
        <w:t xml:space="preserve"> Rights </w:t>
      </w:r>
      <w:commentRangeStart w:id="750"/>
      <w:r w:rsidRPr="007A11A9">
        <w:rPr>
          <w:color w:val="0070C0"/>
        </w:rPr>
        <w:t>Charge</w:t>
      </w:r>
      <w:commentRangeEnd w:id="750"/>
      <w:r w:rsidR="00A07958">
        <w:rPr>
          <w:rStyle w:val="CommentReference"/>
          <w:rFonts w:asciiTheme="minorHAnsi" w:eastAsiaTheme="minorEastAsia" w:hAnsiTheme="minorHAnsi"/>
          <w:iCs w:val="0"/>
        </w:rPr>
        <w:commentReference w:id="750"/>
      </w:r>
      <w:r w:rsidRPr="007A11A9">
        <w:rPr>
          <w:color w:val="0070C0"/>
        </w:rPr>
        <w:t xml:space="preserve">. Our client was not informed by </w:t>
      </w:r>
      <w:del w:id="751" w:author="Nick Stoop" w:date="2019-02-04T14:56:00Z">
        <w:r w:rsidRPr="007A11A9" w:rsidDel="009910A2">
          <w:rPr>
            <w:color w:val="0070C0"/>
          </w:rPr>
          <w:delText>the bank</w:delText>
        </w:r>
      </w:del>
      <w:ins w:id="752" w:author="Nick Stoop" w:date="2019-02-04T14:56:00Z">
        <w:r w:rsidR="009910A2">
          <w:rPr>
            <w:color w:val="0070C0"/>
          </w:rPr>
          <w:t>BARCLAYS</w:t>
        </w:r>
      </w:ins>
      <w:r w:rsidRPr="007A11A9">
        <w:rPr>
          <w:color w:val="0070C0"/>
        </w:rPr>
        <w:t xml:space="preserve"> or </w:t>
      </w:r>
      <w:ins w:id="753" w:author="Nick Stoop" w:date="2019-02-04T14:56:00Z">
        <w:r w:rsidR="009910A2">
          <w:rPr>
            <w:color w:val="0070C0"/>
          </w:rPr>
          <w:t xml:space="preserve">by </w:t>
        </w:r>
      </w:ins>
      <w:r w:rsidRPr="007A11A9">
        <w:rPr>
          <w:color w:val="0070C0"/>
        </w:rPr>
        <w:t xml:space="preserve">Mr </w:t>
      </w:r>
      <w:del w:id="754" w:author="Nick Stoop" w:date="2019-02-04T14:23:00Z">
        <w:r w:rsidRPr="007A11A9" w:rsidDel="002C7181">
          <w:rPr>
            <w:color w:val="0070C0"/>
          </w:rPr>
          <w:delText>Takieddine</w:delText>
        </w:r>
      </w:del>
      <w:ins w:id="755" w:author="Nick Stoop" w:date="2019-02-04T14:23:00Z">
        <w:r w:rsidR="002C7181">
          <w:rPr>
            <w:color w:val="0070C0"/>
          </w:rPr>
          <w:t>TAKIEDDINE</w:t>
        </w:r>
      </w:ins>
      <w:r w:rsidRPr="007A11A9">
        <w:rPr>
          <w:color w:val="0070C0"/>
        </w:rPr>
        <w:t xml:space="preserve"> that the purpose of removing the Home Rights Charge was to provide an equity release on the matrimonial properties </w:t>
      </w:r>
      <w:del w:id="756" w:author="Nick Stoop" w:date="2019-02-04T14:56:00Z">
        <w:r w:rsidRPr="007A11A9" w:rsidDel="009910A2">
          <w:rPr>
            <w:color w:val="0070C0"/>
          </w:rPr>
          <w:delText xml:space="preserve">to </w:delText>
        </w:r>
      </w:del>
      <w:ins w:id="757" w:author="Nick Stoop" w:date="2019-02-04T14:56:00Z">
        <w:r w:rsidR="009910A2">
          <w:rPr>
            <w:color w:val="0070C0"/>
          </w:rPr>
          <w:t>in favour of</w:t>
        </w:r>
        <w:r w:rsidR="009910A2" w:rsidRPr="007A11A9">
          <w:rPr>
            <w:color w:val="0070C0"/>
          </w:rPr>
          <w:t xml:space="preserve"> </w:t>
        </w:r>
      </w:ins>
      <w:r w:rsidRPr="007A11A9">
        <w:rPr>
          <w:color w:val="0070C0"/>
        </w:rPr>
        <w:t xml:space="preserve">Mr </w:t>
      </w:r>
      <w:del w:id="758" w:author="Nick Stoop" w:date="2019-02-04T14:23:00Z">
        <w:r w:rsidRPr="007A11A9" w:rsidDel="002C7181">
          <w:rPr>
            <w:color w:val="0070C0"/>
          </w:rPr>
          <w:delText>Takieddine</w:delText>
        </w:r>
      </w:del>
      <w:ins w:id="759" w:author="Nick Stoop" w:date="2019-02-04T14:23:00Z">
        <w:r w:rsidR="002C7181">
          <w:rPr>
            <w:color w:val="0070C0"/>
          </w:rPr>
          <w:t>TAKIEDDINE</w:t>
        </w:r>
      </w:ins>
      <w:r w:rsidRPr="007A11A9">
        <w:rPr>
          <w:color w:val="0070C0"/>
        </w:rPr>
        <w:t>.</w:t>
      </w:r>
    </w:p>
    <w:p w14:paraId="01293183" w14:textId="04D0117C" w:rsidR="00E75E85" w:rsidRPr="0031236E" w:rsidRDefault="00E75E85" w:rsidP="0031236E">
      <w:pPr>
        <w:pStyle w:val="Heading4"/>
      </w:pPr>
      <w:commentRangeStart w:id="760"/>
      <w:r w:rsidRPr="0031236E">
        <w:t xml:space="preserve">The </w:t>
      </w:r>
      <w:del w:id="761" w:author="Nick Stoop" w:date="2019-02-04T14:56:00Z">
        <w:r w:rsidRPr="0031236E" w:rsidDel="009910A2">
          <w:delText xml:space="preserve">loans </w:delText>
        </w:r>
      </w:del>
      <w:ins w:id="762" w:author="Nick Stoop" w:date="2019-02-04T14:56:00Z">
        <w:r w:rsidR="009910A2">
          <w:t>L</w:t>
        </w:r>
        <w:r w:rsidR="009910A2" w:rsidRPr="0031236E">
          <w:t xml:space="preserve">oans </w:t>
        </w:r>
      </w:ins>
      <w:r w:rsidRPr="0031236E">
        <w:t xml:space="preserve">were completed on </w:t>
      </w:r>
      <w:ins w:id="763" w:author="Nick Stoop" w:date="2019-02-04T14:56:00Z">
        <w:r w:rsidR="009910A2">
          <w:t xml:space="preserve">or around </w:t>
        </w:r>
      </w:ins>
      <w:r w:rsidRPr="0031236E">
        <w:t xml:space="preserve">12 February </w:t>
      </w:r>
      <w:commentRangeStart w:id="764"/>
      <w:r w:rsidRPr="0031236E">
        <w:t>2009</w:t>
      </w:r>
      <w:commentRangeEnd w:id="764"/>
      <w:r w:rsidRPr="0031236E">
        <w:rPr>
          <w:rStyle w:val="CommentReference"/>
          <w:sz w:val="22"/>
          <w:szCs w:val="22"/>
        </w:rPr>
        <w:commentReference w:id="764"/>
      </w:r>
      <w:r w:rsidRPr="0031236E">
        <w:t xml:space="preserve">.  The equity release was achieved by way of two secured charges: the English Charge and the French Charge.  The London Charge secured a loan of £6,000,000 made by </w:t>
      </w:r>
      <w:del w:id="765" w:author="Nick Stoop" w:date="2019-02-04T14:20:00Z">
        <w:r w:rsidRPr="0031236E" w:rsidDel="002C7181">
          <w:delText>Barclays</w:delText>
        </w:r>
      </w:del>
      <w:ins w:id="766" w:author="Nick Stoop" w:date="2019-02-04T14:20:00Z">
        <w:r w:rsidR="002C7181">
          <w:t>BARCLAYS</w:t>
        </w:r>
      </w:ins>
      <w:r w:rsidRPr="0031236E">
        <w:t xml:space="preserve"> to Warwick Estates Limited, the screen company that nominally owns the London Property. </w:t>
      </w:r>
      <w:ins w:id="767" w:author="Nick Stoop" w:date="2019-02-04T14:57:00Z">
        <w:r w:rsidR="009910A2">
          <w:t xml:space="preserve"> </w:t>
        </w:r>
      </w:ins>
      <w:r w:rsidRPr="0031236E">
        <w:t xml:space="preserve">The French Charge, processed through </w:t>
      </w:r>
      <w:del w:id="768" w:author="Nick Stoop" w:date="2019-02-04T14:20:00Z">
        <w:r w:rsidRPr="0031236E" w:rsidDel="002C7181">
          <w:delText>Barclays</w:delText>
        </w:r>
      </w:del>
      <w:ins w:id="769" w:author="Nick Stoop" w:date="2019-02-04T14:20:00Z">
        <w:r w:rsidR="002C7181">
          <w:t>BARCLAYS</w:t>
        </w:r>
      </w:ins>
      <w:r w:rsidRPr="0031236E">
        <w:t xml:space="preserve"> Monaco, secured an additional €6,000,000 loan by the Bank to SCI Lamartine secured by a charge over the French Property.  Despite the equity release being booked as two separate loans to two distinct companies, it is </w:t>
      </w:r>
      <w:commentRangeStart w:id="770"/>
      <w:r w:rsidRPr="0031236E">
        <w:t>clear</w:t>
      </w:r>
      <w:commentRangeEnd w:id="770"/>
      <w:r w:rsidRPr="0031236E">
        <w:rPr>
          <w:rStyle w:val="CommentReference"/>
          <w:sz w:val="22"/>
          <w:szCs w:val="22"/>
        </w:rPr>
        <w:commentReference w:id="770"/>
      </w:r>
      <w:r w:rsidRPr="0031236E">
        <w:t xml:space="preserve"> from the Bank’s internal documentation that it was in reality a single loan for the exclusive benefit of Ziad </w:t>
      </w:r>
      <w:del w:id="771" w:author="Nick Stoop" w:date="2019-02-04T14:23:00Z">
        <w:r w:rsidRPr="0031236E" w:rsidDel="002C7181">
          <w:delText>Takieddine</w:delText>
        </w:r>
      </w:del>
      <w:ins w:id="772" w:author="Nick Stoop" w:date="2019-02-04T14:23:00Z">
        <w:r w:rsidR="002C7181">
          <w:t>TAKIEDDINE</w:t>
        </w:r>
      </w:ins>
      <w:r w:rsidRPr="0031236E">
        <w:t xml:space="preserve">.  </w:t>
      </w:r>
      <w:commentRangeEnd w:id="760"/>
      <w:r w:rsidRPr="0031236E">
        <w:rPr>
          <w:rStyle w:val="CommentReference"/>
          <w:sz w:val="22"/>
          <w:szCs w:val="22"/>
        </w:rPr>
        <w:commentReference w:id="760"/>
      </w:r>
    </w:p>
    <w:p w14:paraId="2835ACC5" w14:textId="63AFE235" w:rsidR="00A07958" w:rsidRDefault="00E75E85" w:rsidP="00A07958">
      <w:pPr>
        <w:pStyle w:val="Heading4"/>
      </w:pPr>
      <w:r w:rsidRPr="0031236E">
        <w:t xml:space="preserve">The £6,000,000 </w:t>
      </w:r>
      <w:del w:id="773" w:author="Nick Stoop" w:date="2019-02-04T14:58:00Z">
        <w:r w:rsidRPr="0031236E" w:rsidDel="009910A2">
          <w:delText xml:space="preserve">London </w:delText>
        </w:r>
      </w:del>
      <w:ins w:id="774" w:author="Nick Stoop" w:date="2019-02-04T14:58:00Z">
        <w:r w:rsidR="009910A2">
          <w:t>English</w:t>
        </w:r>
        <w:r w:rsidR="009910A2" w:rsidRPr="0031236E">
          <w:t xml:space="preserve"> </w:t>
        </w:r>
      </w:ins>
      <w:r w:rsidRPr="0031236E">
        <w:t xml:space="preserve">Loan was used to repay part of a previous £7,200,000 loan taken out by Mr </w:t>
      </w:r>
      <w:del w:id="775" w:author="Nick Stoop" w:date="2019-02-04T14:23:00Z">
        <w:r w:rsidRPr="0031236E" w:rsidDel="002C7181">
          <w:delText>Takieddine</w:delText>
        </w:r>
      </w:del>
      <w:ins w:id="776" w:author="Nick Stoop" w:date="2019-02-04T14:23:00Z">
        <w:r w:rsidR="002C7181">
          <w:t>TAKIEDDINE</w:t>
        </w:r>
      </w:ins>
      <w:r w:rsidRPr="0031236E">
        <w:t>, the proceeds of which had already been transferred</w:t>
      </w:r>
      <w:ins w:id="777" w:author="Nick Stoop" w:date="2019-02-04T14:57:00Z">
        <w:r w:rsidR="009910A2">
          <w:t xml:space="preserve">, </w:t>
        </w:r>
        <w:r w:rsidR="009910A2">
          <w:t>to the detriment of our client</w:t>
        </w:r>
        <w:r w:rsidR="009910A2">
          <w:t>,</w:t>
        </w:r>
      </w:ins>
      <w:r w:rsidRPr="0031236E">
        <w:t xml:space="preserve"> to Mr </w:t>
      </w:r>
      <w:del w:id="778" w:author="Nick Stoop" w:date="2019-02-04T14:23:00Z">
        <w:r w:rsidRPr="0031236E" w:rsidDel="002C7181">
          <w:delText>Takieddine</w:delText>
        </w:r>
      </w:del>
      <w:ins w:id="779" w:author="Nick Stoop" w:date="2019-02-04T14:23:00Z">
        <w:r w:rsidR="002C7181">
          <w:t>TAKIEDDINE</w:t>
        </w:r>
      </w:ins>
      <w:r w:rsidRPr="0031236E">
        <w:t xml:space="preserve">’s </w:t>
      </w:r>
      <w:del w:id="780" w:author="Nick Stoop" w:date="2019-02-04T14:58:00Z">
        <w:r w:rsidRPr="0031236E" w:rsidDel="009910A2">
          <w:delText xml:space="preserve">secret </w:delText>
        </w:r>
      </w:del>
      <w:ins w:id="781" w:author="Nick Stoop" w:date="2019-02-04T14:58:00Z">
        <w:r w:rsidR="009910A2">
          <w:t>undisclosed</w:t>
        </w:r>
        <w:r w:rsidR="009910A2" w:rsidRPr="0031236E">
          <w:t xml:space="preserve"> </w:t>
        </w:r>
      </w:ins>
      <w:r w:rsidRPr="0031236E">
        <w:t>accounts in Lebanon and other remote offshore locations</w:t>
      </w:r>
      <w:ins w:id="782" w:author="User" w:date="2019-01-31T15:16:00Z">
        <w:del w:id="783" w:author="Nick Stoop" w:date="2019-02-04T14:57:00Z">
          <w:r w:rsidR="00A07958" w:rsidDel="009910A2">
            <w:delText xml:space="preserve"> to the detriment of our client</w:delText>
          </w:r>
        </w:del>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784"/>
      <w:r w:rsidRPr="0031236E">
        <w:t>remainder</w:t>
      </w:r>
      <w:commentRangeEnd w:id="784"/>
      <w:r w:rsidRPr="0031236E">
        <w:rPr>
          <w:rStyle w:val="CommentReference"/>
          <w:sz w:val="22"/>
          <w:szCs w:val="22"/>
        </w:rPr>
        <w:commentReference w:id="784"/>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785"/>
      <w:r>
        <w:t>March</w:t>
      </w:r>
      <w:commentRangeEnd w:id="785"/>
      <w:r>
        <w:rPr>
          <w:rStyle w:val="CommentReference"/>
        </w:rPr>
        <w:commentReference w:id="785"/>
      </w:r>
      <w:r>
        <w:t xml:space="preserve"> 2009 the Bank transferred $4,000,000 (€3,150,000) to Spectrum Aerospace, a Bermudan company; and</w:t>
      </w:r>
    </w:p>
    <w:p w14:paraId="399D22C8" w14:textId="2CE61412" w:rsidR="00E75E85" w:rsidRDefault="00E75E85" w:rsidP="00A07958">
      <w:pPr>
        <w:pStyle w:val="Heading4"/>
        <w:numPr>
          <w:ilvl w:val="1"/>
          <w:numId w:val="1"/>
        </w:numPr>
      </w:pPr>
      <w:r>
        <w:t xml:space="preserve">On 13 February 2009, the bank transferred the remaining balance of €1,200,000 to an account (Alveston) in Lebanon, wholly owned and controlled by Mr </w:t>
      </w:r>
      <w:del w:id="786" w:author="Nick Stoop" w:date="2019-02-04T14:23:00Z">
        <w:r w:rsidDel="002C7181">
          <w:delText>Takieddine</w:delText>
        </w:r>
      </w:del>
      <w:ins w:id="787" w:author="Nick Stoop" w:date="2019-02-04T14:23:00Z">
        <w:r w:rsidR="002C7181">
          <w:t>TAKIEDDINE</w:t>
        </w:r>
      </w:ins>
      <w:r>
        <w:t xml:space="preserve">. </w:t>
      </w:r>
    </w:p>
    <w:p w14:paraId="5C4C2A79" w14:textId="3B6E4207" w:rsidR="00E75E85" w:rsidRPr="0031236E" w:rsidRDefault="00E75E85" w:rsidP="0031236E">
      <w:pPr>
        <w:pStyle w:val="Heading4"/>
      </w:pPr>
      <w:r w:rsidRPr="0031236E">
        <w:lastRenderedPageBreak/>
        <w:t xml:space="preserve">The Bank knew that Ziad </w:t>
      </w:r>
      <w:del w:id="788" w:author="Nick Stoop" w:date="2019-02-04T14:23:00Z">
        <w:r w:rsidRPr="0031236E" w:rsidDel="002C7181">
          <w:delText>Takieddine</w:delText>
        </w:r>
      </w:del>
      <w:ins w:id="789" w:author="Nick Stoop" w:date="2019-02-04T14:23:00Z">
        <w:r w:rsidR="002C7181">
          <w:t>TAKIEDDINE</w:t>
        </w:r>
      </w:ins>
      <w:r w:rsidRPr="0031236E">
        <w:t xml:space="preserve"> was married to our client and </w:t>
      </w:r>
      <w:ins w:id="790" w:author="Nick Stoop" w:date="2019-02-04T14:58:00Z">
        <w:r w:rsidR="009910A2">
          <w:t xml:space="preserve">ought to have known </w:t>
        </w:r>
      </w:ins>
      <w:r w:rsidRPr="0031236E">
        <w:t>that the</w:t>
      </w:r>
      <w:del w:id="791" w:author="Nick Stoop" w:date="2019-02-04T14:59:00Z">
        <w:r w:rsidRPr="0031236E" w:rsidDel="009910A2">
          <w:delText>y</w:delText>
        </w:r>
      </w:del>
      <w:ins w:id="792" w:author="Nick Stoop" w:date="2019-02-04T14:59:00Z">
        <w:r w:rsidR="009910A2">
          <w:t xml:space="preserve"> couple</w:t>
        </w:r>
      </w:ins>
      <w:r w:rsidRPr="0031236E">
        <w:t xml:space="preserve"> were married under the French Matrimonial Regime of community of </w:t>
      </w:r>
      <w:commentRangeStart w:id="793"/>
      <w:r w:rsidRPr="0031236E">
        <w:t>property</w:t>
      </w:r>
      <w:commentRangeEnd w:id="793"/>
      <w:r w:rsidR="00A07958">
        <w:rPr>
          <w:rStyle w:val="CommentReference"/>
          <w:rFonts w:asciiTheme="minorHAnsi" w:eastAsiaTheme="minorEastAsia" w:hAnsiTheme="minorHAnsi"/>
          <w:iCs w:val="0"/>
        </w:rPr>
        <w:commentReference w:id="793"/>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794" w:author="User" w:date="2019-01-29T19:35:00Z">
        <w:r w:rsidR="003024D8" w:rsidRPr="0031236E">
          <w:t xml:space="preserve"> that</w:t>
        </w:r>
      </w:ins>
      <w:r w:rsidRPr="0031236E">
        <w:t xml:space="preserve"> it was public knowledge that Mr </w:t>
      </w:r>
      <w:del w:id="795" w:author="Nick Stoop" w:date="2019-02-04T14:23:00Z">
        <w:r w:rsidRPr="0031236E" w:rsidDel="002C7181">
          <w:delText>Takieddine</w:delText>
        </w:r>
      </w:del>
      <w:ins w:id="796" w:author="Nick Stoop" w:date="2019-02-04T14:23:00Z">
        <w:r w:rsidR="002C7181">
          <w:t>TAKIEDDINE</w:t>
        </w:r>
      </w:ins>
      <w:r w:rsidRPr="0031236E">
        <w:t xml:space="preserve"> was engaged in high-value divorce proceedings with our client.</w:t>
      </w:r>
      <w:del w:id="797" w:author="Nick Stoop" w:date="2019-02-04T14:59:00Z">
        <w:r w:rsidRPr="0031236E" w:rsidDel="009910A2">
          <w:delText xml:space="preserve"> </w:delText>
        </w:r>
      </w:del>
      <w:ins w:id="798" w:author="Nick Stoop" w:date="2019-02-04T14:59:00Z">
        <w:r w:rsidR="009910A2">
          <w:t xml:space="preserve">  </w:t>
        </w:r>
      </w:ins>
      <w:r w:rsidRPr="0031236E">
        <w:t>Despite this</w:t>
      </w:r>
      <w:r w:rsidRPr="007A11A9">
        <w:rPr>
          <w:color w:val="0070C0"/>
        </w:rPr>
        <w:t xml:space="preserve">, and with </w:t>
      </w:r>
      <w:bookmarkStart w:id="799" w:name="_GoBack"/>
      <w:bookmarkEnd w:id="799"/>
      <w:r w:rsidRPr="007A11A9">
        <w:rPr>
          <w:color w:val="0070C0"/>
        </w:rPr>
        <w:t>no mention of it in the credit report</w:t>
      </w:r>
      <w:r w:rsidRPr="0031236E">
        <w:t xml:space="preserve">, the bank secured the charges without our client’s knowledge or consent.  This breaches the French Matrimonial Regime under which our client and Mr </w:t>
      </w:r>
      <w:del w:id="800" w:author="Nick Stoop" w:date="2019-02-04T14:23:00Z">
        <w:r w:rsidRPr="0031236E" w:rsidDel="002C7181">
          <w:delText>Takieddine</w:delText>
        </w:r>
      </w:del>
      <w:ins w:id="801" w:author="Nick Stoop" w:date="2019-02-04T14:23:00Z">
        <w:r w:rsidR="002C7181">
          <w:t>TAKIEDDINE</w:t>
        </w:r>
      </w:ins>
      <w:r w:rsidRPr="0031236E">
        <w:t xml:space="preserve"> were married </w:t>
      </w:r>
      <w:commentRangeStart w:id="802"/>
      <w:r w:rsidRPr="0031236E">
        <w:t>under</w:t>
      </w:r>
      <w:commentRangeEnd w:id="802"/>
      <w:r w:rsidRPr="0031236E">
        <w:rPr>
          <w:rStyle w:val="CommentReference"/>
          <w:sz w:val="22"/>
          <w:szCs w:val="22"/>
        </w:rPr>
        <w:commentReference w:id="802"/>
      </w:r>
      <w:r w:rsidRPr="0031236E">
        <w:t xml:space="preserve">. </w:t>
      </w:r>
    </w:p>
    <w:p w14:paraId="7106394C" w14:textId="06B6BC33" w:rsidR="00E75E85" w:rsidRPr="0031236E" w:rsidRDefault="00E75E85" w:rsidP="0031236E">
      <w:pPr>
        <w:pStyle w:val="Heading4"/>
      </w:pPr>
      <w:r w:rsidRPr="0031236E">
        <w:t xml:space="preserve">At all material times </w:t>
      </w:r>
      <w:del w:id="803" w:author="Nick Stoop" w:date="2019-02-04T14:20:00Z">
        <w:r w:rsidRPr="0031236E" w:rsidDel="002C7181">
          <w:delText>Barclays</w:delText>
        </w:r>
      </w:del>
      <w:ins w:id="804" w:author="Nick Stoop" w:date="2019-02-04T14:20:00Z">
        <w:r w:rsidR="002C7181">
          <w:t>BARCLAYS</w:t>
        </w:r>
      </w:ins>
      <w:r w:rsidRPr="0031236E">
        <w:t xml:space="preserve"> knew they it was dealing with Mr </w:t>
      </w:r>
      <w:del w:id="805" w:author="Nick Stoop" w:date="2019-02-04T14:23:00Z">
        <w:r w:rsidRPr="0031236E" w:rsidDel="002C7181">
          <w:delText>Takieddine</w:delText>
        </w:r>
      </w:del>
      <w:ins w:id="806" w:author="Nick Stoop" w:date="2019-02-04T14:23:00Z">
        <w:r w:rsidR="002C7181">
          <w:t>TAKIEDDINE</w:t>
        </w:r>
      </w:ins>
      <w:r w:rsidRPr="0031236E">
        <w:t xml:space="preserve">. The Bank correctly identified Mr </w:t>
      </w:r>
      <w:del w:id="807" w:author="Nick Stoop" w:date="2019-02-04T14:23:00Z">
        <w:r w:rsidRPr="0031236E" w:rsidDel="002C7181">
          <w:delText>Takieddine</w:delText>
        </w:r>
      </w:del>
      <w:ins w:id="808" w:author="Nick Stoop" w:date="2019-02-04T14:23:00Z">
        <w:r w:rsidR="002C7181">
          <w:t>TAKIEDDINE</w:t>
        </w:r>
      </w:ins>
      <w:r w:rsidRPr="0031236E">
        <w:t xml:space="preserve"> as a PEP and no doubt applied enhanced levels of due diligence to Mr </w:t>
      </w:r>
      <w:del w:id="809" w:author="Nick Stoop" w:date="2019-02-04T14:23:00Z">
        <w:r w:rsidRPr="0031236E" w:rsidDel="002C7181">
          <w:delText>Takieddine</w:delText>
        </w:r>
      </w:del>
      <w:ins w:id="810" w:author="Nick Stoop" w:date="2019-02-04T14:23:00Z">
        <w:r w:rsidR="002C7181">
          <w:t>TAKIEDDINE</w:t>
        </w:r>
      </w:ins>
      <w:r w:rsidRPr="0031236E">
        <w:t xml:space="preserve"> and conducted on-going monitoring of the loans. The circumstances of the proposed equity release, together with the PEP status Mr </w:t>
      </w:r>
      <w:del w:id="811" w:author="Nick Stoop" w:date="2019-02-04T14:23:00Z">
        <w:r w:rsidRPr="0031236E" w:rsidDel="002C7181">
          <w:delText>Takieddine</w:delText>
        </w:r>
      </w:del>
      <w:ins w:id="812" w:author="Nick Stoop" w:date="2019-02-04T14:23:00Z">
        <w:r w:rsidR="002C7181">
          <w:t>TAKIEDDINE</w:t>
        </w:r>
      </w:ins>
      <w:r w:rsidRPr="0031236E">
        <w:t xml:space="preserve">, indicated an unusually </w:t>
      </w:r>
      <w:proofErr w:type="gramStart"/>
      <w:r w:rsidRPr="0031236E">
        <w:t>high level</w:t>
      </w:r>
      <w:proofErr w:type="gramEnd"/>
      <w:r w:rsidRPr="0031236E">
        <w:t xml:space="preserve"> of </w:t>
      </w:r>
      <w:commentRangeStart w:id="813"/>
      <w:r w:rsidRPr="0031236E">
        <w:t>risk</w:t>
      </w:r>
      <w:commentRangeEnd w:id="813"/>
      <w:r w:rsidR="0014749B">
        <w:rPr>
          <w:rStyle w:val="CommentReference"/>
          <w:rFonts w:asciiTheme="minorHAnsi" w:eastAsiaTheme="minorEastAsia" w:hAnsiTheme="minorHAnsi"/>
          <w:iCs w:val="0"/>
        </w:rPr>
        <w:commentReference w:id="813"/>
      </w:r>
      <w:r w:rsidRPr="0031236E">
        <w:t xml:space="preserve">. </w:t>
      </w:r>
    </w:p>
    <w:p w14:paraId="16D1148B" w14:textId="2B5EAFFE" w:rsidR="00E75E85" w:rsidRPr="0031236E" w:rsidRDefault="00E75E85" w:rsidP="0031236E">
      <w:pPr>
        <w:pStyle w:val="Heading4"/>
      </w:pPr>
      <w:r w:rsidRPr="0031236E">
        <w:t xml:space="preserve">The Bank knew about the complex structure of offshore screen companies used by Mr </w:t>
      </w:r>
      <w:del w:id="814" w:author="Nick Stoop" w:date="2019-02-04T14:23:00Z">
        <w:r w:rsidRPr="0031236E" w:rsidDel="002C7181">
          <w:delText>Takieddine</w:delText>
        </w:r>
      </w:del>
      <w:ins w:id="815" w:author="Nick Stoop" w:date="2019-02-04T14:23:00Z">
        <w:r w:rsidR="002C7181">
          <w:t>TAKIEDDINE</w:t>
        </w:r>
      </w:ins>
      <w:r w:rsidRPr="0031236E">
        <w:t xml:space="preserve"> to hide his wealth from creditors and to evade French taxes. This is evidenced by the two diagrams produced by the Bank in the Credit Report (shown below). The credit report which states, </w:t>
      </w:r>
      <w:r w:rsidRPr="00D53BB8">
        <w:rPr>
          <w:i/>
          <w:rPrChange w:id="816" w:author="Nick Stoop" w:date="2019-02-04T14:46:00Z">
            <w:rPr/>
          </w:rPrChange>
        </w:rPr>
        <w:t>“as is to be expected of a client of Ziad’s nature, his assets are owned by way of offshore SPV structures, although he, and not a Trust, is the direct beneficial owner of all of them”</w:t>
      </w:r>
      <w:r w:rsidRPr="0031236E">
        <w:t xml:space="preserve">.  </w:t>
      </w:r>
    </w:p>
    <w:p w14:paraId="6E0DDCC1" w14:textId="0FF93D2B"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del w:id="817" w:author="Nick Stoop" w:date="2019-02-04T14:23:00Z">
        <w:r w:rsidRPr="0031236E" w:rsidDel="002C7181">
          <w:delText>Takieddine</w:delText>
        </w:r>
      </w:del>
      <w:ins w:id="818" w:author="Nick Stoop" w:date="2019-02-04T14:23:00Z">
        <w:r w:rsidR="002C7181">
          <w:t>TAKIEDDINE</w:t>
        </w:r>
      </w:ins>
      <w:r w:rsidRPr="0031236E">
        <w:t>, as set out in the Bank’s diagram.  It is an unusually complex structure th</w:t>
      </w:r>
      <w:ins w:id="819" w:author="User" w:date="2019-01-31T15:19:00Z">
        <w:r w:rsidR="00A07958">
          <w:t>r</w:t>
        </w:r>
      </w:ins>
      <w:r w:rsidRPr="0031236E">
        <w:t xml:space="preserve">ough which to hold a single </w:t>
      </w:r>
      <w:proofErr w:type="spellStart"/>
      <w:r w:rsidRPr="0031236E">
        <w:t>apartment</w:t>
      </w:r>
      <w:ins w:id="820" w:author="User" w:date="2019-01-31T15:19:00Z">
        <w:r w:rsidR="00A07958">
          <w:t>;</w:t>
        </w:r>
      </w:ins>
      <w:del w:id="821" w:author="User" w:date="2019-01-31T15:19:00Z">
        <w:r w:rsidRPr="0031236E" w:rsidDel="00A07958">
          <w:delText xml:space="preserve">, whereby </w:delText>
        </w:r>
      </w:del>
      <w:r w:rsidRPr="0031236E">
        <w:t>it</w:t>
      </w:r>
      <w:proofErr w:type="spellEnd"/>
      <w:r w:rsidRPr="0031236E">
        <w:t xml:space="preserve"> </w:t>
      </w:r>
      <w:del w:id="822" w:author="User" w:date="2019-01-31T15:20:00Z">
        <w:r w:rsidRPr="0031236E" w:rsidDel="00A07958">
          <w:delText xml:space="preserve">should have been </w:delText>
        </w:r>
      </w:del>
      <w:commentRangeStart w:id="823"/>
      <w:ins w:id="824" w:author="User" w:date="2019-01-31T15:20:00Z">
        <w:r w:rsidR="00A07958">
          <w:t>was</w:t>
        </w:r>
        <w:commentRangeEnd w:id="823"/>
        <w:r w:rsidR="00A07958">
          <w:rPr>
            <w:rStyle w:val="CommentReference"/>
            <w:rFonts w:asciiTheme="minorHAnsi" w:eastAsiaTheme="minorEastAsia" w:hAnsiTheme="minorHAnsi"/>
            <w:iCs w:val="0"/>
          </w:rPr>
          <w:commentReference w:id="823"/>
        </w:r>
        <w:r w:rsidR="00A07958">
          <w:t xml:space="preserve"> </w:t>
        </w:r>
      </w:ins>
      <w:r w:rsidRPr="0031236E">
        <w:t xml:space="preserve">obvious to the Bank that the real purpose of the structure was to allow Mr </w:t>
      </w:r>
      <w:del w:id="825" w:author="Nick Stoop" w:date="2019-02-04T14:23:00Z">
        <w:r w:rsidRPr="0031236E" w:rsidDel="002C7181">
          <w:delText>Takieddine</w:delText>
        </w:r>
      </w:del>
      <w:ins w:id="826" w:author="Nick Stoop" w:date="2019-02-04T14:23:00Z">
        <w:r w:rsidR="002C7181">
          <w:t>TAKIEDDINE</w:t>
        </w:r>
      </w:ins>
      <w:r w:rsidRPr="0031236E">
        <w:t xml:space="preserve"> to evade French taxes by </w:t>
      </w:r>
      <w:del w:id="827" w:author="User" w:date="2019-01-31T15:21:00Z">
        <w:r w:rsidRPr="0031236E" w:rsidDel="00A07958">
          <w:delText>pretending not to own</w:delText>
        </w:r>
      </w:del>
      <w:ins w:id="828" w:author="User" w:date="2019-01-31T15:21:00Z">
        <w:r w:rsidR="00A07958">
          <w:t>concealing his ownership of</w:t>
        </w:r>
      </w:ins>
      <w:r w:rsidRPr="0031236E">
        <w:t xml:space="preserve"> the French Property.</w:t>
      </w:r>
    </w:p>
    <w:p w14:paraId="24DAC429" w14:textId="77777777" w:rsidR="00E75E85" w:rsidRDefault="00E75E85" w:rsidP="00D53BB8">
      <w:pPr>
        <w:pPrChange w:id="829" w:author="Nick Stoop" w:date="2019-02-04T14:46:00Z">
          <w:pPr>
            <w:pStyle w:val="Heading4"/>
            <w:numPr>
              <w:numId w:val="0"/>
            </w:numPr>
            <w:ind w:left="0" w:firstLine="0"/>
          </w:pPr>
        </w:pPrChange>
      </w:pPr>
      <w:r w:rsidRPr="006C2B66">
        <w:rPr>
          <w:noProof/>
        </w:rPr>
        <w:lastRenderedPageBreak/>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D53BB8">
      <w:pPr>
        <w:pPrChange w:id="830" w:author="Nick Stoop" w:date="2019-02-04T14:46:00Z">
          <w:pPr>
            <w:pStyle w:val="Heading4"/>
            <w:numPr>
              <w:numId w:val="0"/>
            </w:numPr>
            <w:ind w:left="0" w:firstLine="0"/>
          </w:pPr>
        </w:pPrChange>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59BB358D" w:rsidR="00E75E85" w:rsidRDefault="00E75E85" w:rsidP="0031236E">
      <w:pPr>
        <w:pStyle w:val="Heading4"/>
      </w:pPr>
      <w:r>
        <w:lastRenderedPageBreak/>
        <w:t xml:space="preserve">Mr </w:t>
      </w:r>
      <w:del w:id="831" w:author="Nick Stoop" w:date="2019-02-04T14:23:00Z">
        <w:r w:rsidDel="002C7181">
          <w:delText>Takieddine</w:delText>
        </w:r>
      </w:del>
      <w:ins w:id="832" w:author="Nick Stoop" w:date="2019-02-04T14:23:00Z">
        <w:r w:rsidR="002C7181">
          <w:t>TAKIEDDINE</w:t>
        </w:r>
      </w:ins>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33"/>
      <w:r>
        <w:t xml:space="preserve">no other purpose </w:t>
      </w:r>
      <w:commentRangeEnd w:id="833"/>
      <w:r w:rsidR="00346BF9">
        <w:rPr>
          <w:rStyle w:val="CommentReference"/>
          <w:rFonts w:asciiTheme="minorHAnsi" w:eastAsiaTheme="minorEastAsia" w:hAnsiTheme="minorHAnsi"/>
          <w:iCs w:val="0"/>
        </w:rPr>
        <w:commentReference w:id="833"/>
      </w:r>
      <w:r>
        <w:t xml:space="preserve">than to enable Mr </w:t>
      </w:r>
      <w:del w:id="834" w:author="Nick Stoop" w:date="2019-02-04T14:23:00Z">
        <w:r w:rsidDel="002C7181">
          <w:delText>Takieddine</w:delText>
        </w:r>
      </w:del>
      <w:ins w:id="835" w:author="Nick Stoop" w:date="2019-02-04T14:23:00Z">
        <w:r w:rsidR="002C7181">
          <w:t>TAKIEDDINE</w:t>
        </w:r>
      </w:ins>
      <w:r>
        <w:t xml:space="preserve"> to </w:t>
      </w:r>
      <w:del w:id="836" w:author="User" w:date="2019-01-31T15:24:00Z">
        <w:r w:rsidDel="00346BF9">
          <w:delText>evade French wealth taxes</w:delText>
        </w:r>
      </w:del>
      <w:ins w:id="837" w:author="User" w:date="2019-01-31T15:24:00Z">
        <w:r w:rsidR="00346BF9">
          <w:t>conceal his ownership of the property</w:t>
        </w:r>
      </w:ins>
      <w:r>
        <w:t xml:space="preserve">. </w:t>
      </w:r>
    </w:p>
    <w:p w14:paraId="1E4391CB" w14:textId="77777777" w:rsidR="00E75E85" w:rsidRPr="00D92BD1" w:rsidRDefault="00E75E85" w:rsidP="00D53BB8">
      <w:pPr>
        <w:pPrChange w:id="838" w:author="Nick Stoop" w:date="2019-02-04T14:46:00Z">
          <w:pPr>
            <w:pStyle w:val="Heading4"/>
            <w:numPr>
              <w:numId w:val="0"/>
            </w:numPr>
            <w:ind w:left="0" w:firstLine="0"/>
          </w:pPr>
        </w:pPrChange>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7E0256F5" w:rsidR="00E75E85" w:rsidRPr="007A11A9" w:rsidRDefault="00E75E85" w:rsidP="0031236E">
      <w:pPr>
        <w:pStyle w:val="Heading4"/>
        <w:rPr>
          <w:color w:val="0070C0"/>
        </w:rPr>
      </w:pPr>
      <w:r w:rsidRPr="0031236E">
        <w:lastRenderedPageBreak/>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839"/>
      <w:r w:rsidRPr="0031236E">
        <w:t>obligations</w:t>
      </w:r>
      <w:commentRangeEnd w:id="839"/>
      <w:r w:rsidRPr="0031236E">
        <w:rPr>
          <w:rStyle w:val="CommentReference"/>
          <w:sz w:val="22"/>
          <w:szCs w:val="22"/>
        </w:rPr>
        <w:commentReference w:id="839"/>
      </w:r>
      <w:r w:rsidRPr="0031236E">
        <w:t xml:space="preserve"> described in that guidance meant that </w:t>
      </w:r>
      <w:del w:id="840" w:author="Nick Stoop" w:date="2019-02-04T14:20:00Z">
        <w:r w:rsidRPr="0031236E" w:rsidDel="002C7181">
          <w:delText>Barclays</w:delText>
        </w:r>
      </w:del>
      <w:ins w:id="841" w:author="Nick Stoop" w:date="2019-02-04T14:20:00Z">
        <w:r w:rsidR="002C7181">
          <w:t>BARCLAYS</w:t>
        </w:r>
      </w:ins>
      <w:r w:rsidRPr="0031236E">
        <w:t xml:space="preserve"> had to apply a higher level of due diligence in order to satisfy themselves that there were </w:t>
      </w:r>
      <w:ins w:id="842" w:author="User" w:date="2019-01-31T15:30:00Z">
        <w:r w:rsidR="00346BF9">
          <w:t>genuine and legitimate</w:t>
        </w:r>
      </w:ins>
      <w:del w:id="843" w:author="User" w:date="2019-01-31T15:29:00Z">
        <w:r w:rsidRPr="0031236E" w:rsidDel="00346BF9">
          <w:delText xml:space="preserve">sound </w:delText>
        </w:r>
      </w:del>
      <w:ins w:id="844" w:author="User" w:date="2019-01-31T15:30:00Z">
        <w:r w:rsidR="00346BF9">
          <w:t xml:space="preserve"> </w:t>
        </w:r>
      </w:ins>
      <w:r w:rsidRPr="0031236E">
        <w:t xml:space="preserve">economic or other reasons for Mr </w:t>
      </w:r>
      <w:del w:id="845" w:author="Nick Stoop" w:date="2019-02-04T14:23:00Z">
        <w:r w:rsidRPr="0031236E" w:rsidDel="002C7181">
          <w:delText>Takieddine</w:delText>
        </w:r>
      </w:del>
      <w:ins w:id="846" w:author="Nick Stoop" w:date="2019-02-04T14:23:00Z">
        <w:r w:rsidR="002C7181">
          <w:t>TAKIEDDINE</w:t>
        </w:r>
      </w:ins>
      <w:r w:rsidRPr="0031236E">
        <w:t xml:space="preserve">’s use of such a complex structure. </w:t>
      </w:r>
      <w:r w:rsidRPr="007A11A9">
        <w:rPr>
          <w:color w:val="0070C0"/>
        </w:rPr>
        <w:t xml:space="preserve">The purpose </w:t>
      </w:r>
      <w:ins w:id="847" w:author="User" w:date="2019-01-31T15:30:00Z">
        <w:r w:rsidR="00346BF9">
          <w:rPr>
            <w:color w:val="0070C0"/>
          </w:rPr>
          <w:t xml:space="preserve">of this </w:t>
        </w:r>
      </w:ins>
      <w:r w:rsidRPr="007A11A9">
        <w:rPr>
          <w:color w:val="0070C0"/>
        </w:rPr>
        <w:t xml:space="preserve">was to ensure that the Bank minimised the risk of it being used for criminal purposes and, in particular, of facilitating money laundering or terrorist financing. </w:t>
      </w:r>
    </w:p>
    <w:p w14:paraId="33E69EB8" w14:textId="2A26371F" w:rsidR="00E75E85" w:rsidRPr="0031236E" w:rsidRDefault="00E75E85" w:rsidP="0031236E">
      <w:pPr>
        <w:pStyle w:val="Heading4"/>
      </w:pPr>
      <w:r w:rsidRPr="0031236E">
        <w:t xml:space="preserve">The Credit Report offers no legitimate reason for the complexity of the structures maintained by Mr </w:t>
      </w:r>
      <w:del w:id="848" w:author="Nick Stoop" w:date="2019-02-04T14:23:00Z">
        <w:r w:rsidRPr="0031236E" w:rsidDel="002C7181">
          <w:delText>Takieddine</w:delText>
        </w:r>
      </w:del>
      <w:ins w:id="849" w:author="Nick Stoop" w:date="2019-02-04T14:23:00Z">
        <w:r w:rsidR="002C7181">
          <w:t>TAKIEDDINE</w:t>
        </w:r>
      </w:ins>
      <w:r w:rsidRPr="0031236E">
        <w:t xml:space="preserve">; it indicates that the Bank was aware that Mr </w:t>
      </w:r>
      <w:del w:id="850" w:author="Nick Stoop" w:date="2019-02-04T14:23:00Z">
        <w:r w:rsidRPr="0031236E" w:rsidDel="002C7181">
          <w:delText>Takieddine</w:delText>
        </w:r>
      </w:del>
      <w:ins w:id="851" w:author="Nick Stoop" w:date="2019-02-04T14:23:00Z">
        <w:r w:rsidR="002C7181">
          <w:t>TAKIEDDINE</w:t>
        </w:r>
      </w:ins>
      <w:r w:rsidRPr="0031236E">
        <w:t xml:space="preserve"> had been and was attempting to hide his assets. The Bank went to unacceptable lengths to accommodate Mr </w:t>
      </w:r>
      <w:del w:id="852" w:author="Nick Stoop" w:date="2019-02-04T14:23:00Z">
        <w:r w:rsidRPr="0031236E" w:rsidDel="002C7181">
          <w:delText>Takieddine</w:delText>
        </w:r>
      </w:del>
      <w:ins w:id="853" w:author="Nick Stoop" w:date="2019-02-04T14:23:00Z">
        <w:r w:rsidR="002C7181">
          <w:t>TAKIEDDINE</w:t>
        </w:r>
      </w:ins>
      <w:r w:rsidRPr="0031236E">
        <w:t xml:space="preserve">.  Indeed, the Bank’s recognition that the corporate structure allowed Mr </w:t>
      </w:r>
      <w:del w:id="854" w:author="Nick Stoop" w:date="2019-02-04T14:23:00Z">
        <w:r w:rsidRPr="0031236E" w:rsidDel="002C7181">
          <w:delText>Takieddine</w:delText>
        </w:r>
      </w:del>
      <w:ins w:id="855" w:author="Nick Stoop" w:date="2019-02-04T14:23:00Z">
        <w:r w:rsidR="002C7181">
          <w:t>TAKIEDDINE</w:t>
        </w:r>
      </w:ins>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6B9D1636" w:rsidR="00CD34C7" w:rsidRDefault="00E75E85" w:rsidP="0031236E">
      <w:pPr>
        <w:pStyle w:val="Heading4"/>
        <w:rPr>
          <w:ins w:id="856" w:author="User" w:date="2019-01-31T15:57:00Z"/>
        </w:rPr>
      </w:pPr>
      <w:r w:rsidRPr="0031236E">
        <w:t xml:space="preserve">The credit report failed to cover the negative media reports about Mr </w:t>
      </w:r>
      <w:del w:id="857" w:author="Nick Stoop" w:date="2019-02-04T14:23:00Z">
        <w:r w:rsidRPr="0031236E" w:rsidDel="002C7181">
          <w:delText>Takieddine</w:delText>
        </w:r>
      </w:del>
      <w:ins w:id="858" w:author="Nick Stoop" w:date="2019-02-04T14:23:00Z">
        <w:r w:rsidR="002C7181">
          <w:t>TAKIEDDINE</w:t>
        </w:r>
      </w:ins>
      <w:ins w:id="859" w:author="User" w:date="2019-01-31T15:56:00Z">
        <w:r w:rsidR="00CD34C7">
          <w:t xml:space="preserve">, the highly contentious </w:t>
        </w:r>
        <w:del w:id="860" w:author="Nick Stoop" w:date="2019-02-04T14:36:00Z">
          <w:r w:rsidR="00CD34C7" w:rsidDel="00BB7BEA">
            <w:delText>Amesys</w:delText>
          </w:r>
        </w:del>
      </w:ins>
      <w:ins w:id="861" w:author="Nick Stoop" w:date="2019-02-04T14:36:00Z">
        <w:r w:rsidR="00BB7BEA">
          <w:t>AMESYS</w:t>
        </w:r>
      </w:ins>
      <w:ins w:id="862" w:author="User" w:date="2019-01-31T15:56:00Z">
        <w:r w:rsidR="00CD34C7">
          <w:t xml:space="preserve"> </w:t>
        </w:r>
      </w:ins>
      <w:ins w:id="863" w:author="User" w:date="2019-01-31T15:57:00Z">
        <w:r w:rsidR="00CD34C7">
          <w:t>contract,</w:t>
        </w:r>
      </w:ins>
      <w:r w:rsidRPr="0031236E">
        <w:t xml:space="preserve"> and the divorce proceedings which </w:t>
      </w:r>
      <w:r w:rsidR="003024D8" w:rsidRPr="0031236E">
        <w:t xml:space="preserve">had been </w:t>
      </w:r>
      <w:del w:id="864"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w:t>
      </w:r>
      <w:del w:id="865" w:author="Nick Stoop" w:date="2019-02-04T14:23:00Z">
        <w:r w:rsidRPr="0031236E" w:rsidDel="002C7181">
          <w:delText>Takieddine</w:delText>
        </w:r>
      </w:del>
      <w:ins w:id="866" w:author="Nick Stoop" w:date="2019-02-04T14:23:00Z">
        <w:r w:rsidR="002C7181">
          <w:t>TAKIEDDINE</w:t>
        </w:r>
      </w:ins>
      <w:r w:rsidRPr="0031236E">
        <w:t xml:space="preserve"> including his divorce proceedings with our client. This was in breach of Principle 2 of the FSA’s Principles for Business, which required the bank to conduct its business with due skill, care and diligence.  </w:t>
      </w:r>
    </w:p>
    <w:p w14:paraId="3163B5FD" w14:textId="0A575C45" w:rsidR="00E75E85" w:rsidRPr="0031236E" w:rsidRDefault="00E75E85" w:rsidP="0031236E">
      <w:pPr>
        <w:pStyle w:val="Heading4"/>
      </w:pPr>
      <w:r w:rsidRPr="0031236E">
        <w:t xml:space="preserve">The bank failed to respond appropriately to a number of features of its potential business relationship with Mr </w:t>
      </w:r>
      <w:del w:id="867" w:author="Nick Stoop" w:date="2019-02-04T14:23:00Z">
        <w:r w:rsidRPr="0031236E" w:rsidDel="002C7181">
          <w:delText>Takieddine</w:delText>
        </w:r>
      </w:del>
      <w:ins w:id="868" w:author="Nick Stoop" w:date="2019-02-04T14:23:00Z">
        <w:r w:rsidR="002C7181">
          <w:t>TAKIEDDINE</w:t>
        </w:r>
      </w:ins>
      <w:r w:rsidRPr="0031236E">
        <w:t xml:space="preserve"> and his contacts that indicated a higher risk of financial crime: namely, Mr </w:t>
      </w:r>
      <w:del w:id="869" w:author="Nick Stoop" w:date="2019-02-04T14:23:00Z">
        <w:r w:rsidRPr="0031236E" w:rsidDel="002C7181">
          <w:delText>Takieddine</w:delText>
        </w:r>
      </w:del>
      <w:ins w:id="870" w:author="Nick Stoop" w:date="2019-02-04T14:23:00Z">
        <w:r w:rsidR="002C7181">
          <w:t>TAKIEDDINE</w:t>
        </w:r>
      </w:ins>
      <w:r w:rsidRPr="0031236E">
        <w:t xml:space="preserv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5A91ADE5" w:rsidR="00E75E85" w:rsidRPr="007A11A9" w:rsidRDefault="00E75E85" w:rsidP="0031236E">
      <w:pPr>
        <w:pStyle w:val="Heading4"/>
        <w:rPr>
          <w:color w:val="0070C0"/>
        </w:rPr>
      </w:pPr>
      <w:r w:rsidRPr="007A11A9">
        <w:rPr>
          <w:color w:val="0070C0"/>
        </w:rPr>
        <w:lastRenderedPageBreak/>
        <w:t xml:space="preserve">The evidence demonstrates that the bank plainly conspired with others including Mr </w:t>
      </w:r>
      <w:del w:id="871" w:author="Nick Stoop" w:date="2019-02-04T14:23:00Z">
        <w:r w:rsidRPr="007A11A9" w:rsidDel="002C7181">
          <w:rPr>
            <w:color w:val="0070C0"/>
          </w:rPr>
          <w:delText>Takieddine</w:delText>
        </w:r>
      </w:del>
      <w:ins w:id="872" w:author="Nick Stoop" w:date="2019-02-04T14:23:00Z">
        <w:r w:rsidR="002C7181">
          <w:rPr>
            <w:color w:val="0070C0"/>
          </w:rPr>
          <w:t>TAKIEDDINE</w:t>
        </w:r>
      </w:ins>
      <w:r w:rsidRPr="007A11A9">
        <w:rPr>
          <w:color w:val="0070C0"/>
        </w:rPr>
        <w:t xml:space="preserve"> to ensure our client was deprived of monies she would have rightly received pursuant to the divorce proceeding in </w:t>
      </w:r>
      <w:commentRangeStart w:id="873"/>
      <w:r w:rsidRPr="007A11A9">
        <w:rPr>
          <w:color w:val="0070C0"/>
        </w:rPr>
        <w:t>2016</w:t>
      </w:r>
      <w:commentRangeEnd w:id="873"/>
      <w:r w:rsidR="00DC1BA5">
        <w:rPr>
          <w:rStyle w:val="CommentReference"/>
          <w:rFonts w:asciiTheme="minorHAnsi" w:eastAsiaTheme="minorEastAsia" w:hAnsiTheme="minorHAnsi"/>
          <w:iCs w:val="0"/>
        </w:rPr>
        <w:commentReference w:id="873"/>
      </w:r>
      <w:r w:rsidRPr="007A11A9">
        <w:rPr>
          <w:color w:val="0070C0"/>
        </w:rPr>
        <w:t xml:space="preserve">. The bank knew that our client had an interest in the matrimonial properties. The bank failed to inform our client about the equity release, seemingly breached its due diligence requirements or ignored them, had a desire to do business with a publicly disreputable client in Mr </w:t>
      </w:r>
      <w:del w:id="874" w:author="Nick Stoop" w:date="2019-02-04T14:23:00Z">
        <w:r w:rsidRPr="007A11A9" w:rsidDel="002C7181">
          <w:rPr>
            <w:color w:val="0070C0"/>
          </w:rPr>
          <w:delText>Takieddine</w:delText>
        </w:r>
      </w:del>
      <w:ins w:id="875" w:author="Nick Stoop" w:date="2019-02-04T14:23:00Z">
        <w:r w:rsidR="002C7181">
          <w:rPr>
            <w:color w:val="0070C0"/>
          </w:rPr>
          <w:t>TAKIEDDINE</w:t>
        </w:r>
      </w:ins>
      <w:r w:rsidRPr="007A11A9">
        <w:rPr>
          <w:color w:val="0070C0"/>
        </w:rPr>
        <w:t>,</w:t>
      </w:r>
      <w:ins w:id="876" w:author="User" w:date="2019-01-31T15:58:00Z">
        <w:r w:rsidR="00CD34C7">
          <w:rPr>
            <w:color w:val="0070C0"/>
          </w:rPr>
          <w:t xml:space="preserve"> conspired to receive </w:t>
        </w:r>
      </w:ins>
      <w:ins w:id="877" w:author="User" w:date="2019-01-31T15:59:00Z">
        <w:r w:rsidR="00CD34C7">
          <w:rPr>
            <w:color w:val="0070C0"/>
          </w:rPr>
          <w:t>money derived from a contract</w:t>
        </w:r>
      </w:ins>
      <w:ins w:id="878" w:author="User" w:date="2019-01-31T16:00:00Z">
        <w:r w:rsidR="00CD34C7">
          <w:rPr>
            <w:color w:val="0070C0"/>
          </w:rPr>
          <w:t xml:space="preserve"> </w:t>
        </w:r>
      </w:ins>
      <w:ins w:id="879" w:author="User" w:date="2019-01-31T16:01:00Z">
        <w:r w:rsidR="00CD34C7">
          <w:rPr>
            <w:color w:val="0070C0"/>
          </w:rPr>
          <w:t>to assist the torture of civilians in Libya,</w:t>
        </w:r>
      </w:ins>
      <w:ins w:id="880" w:author="User" w:date="2019-01-31T15:59:00Z">
        <w:r w:rsidR="00CD34C7">
          <w:rPr>
            <w:color w:val="0070C0"/>
          </w:rPr>
          <w:t xml:space="preserve"> </w:t>
        </w:r>
      </w:ins>
      <w:r w:rsidRPr="007A11A9">
        <w:rPr>
          <w:color w:val="0070C0"/>
        </w:rPr>
        <w:t xml:space="preserve"> and wanted to benefit from Mr </w:t>
      </w:r>
      <w:del w:id="881" w:author="Nick Stoop" w:date="2019-02-04T14:23:00Z">
        <w:r w:rsidRPr="007A11A9" w:rsidDel="002C7181">
          <w:rPr>
            <w:color w:val="0070C0"/>
          </w:rPr>
          <w:delText>Takieddine</w:delText>
        </w:r>
      </w:del>
      <w:ins w:id="882" w:author="Nick Stoop" w:date="2019-02-04T14:23:00Z">
        <w:r w:rsidR="002C7181">
          <w:rPr>
            <w:color w:val="0070C0"/>
          </w:rPr>
          <w:t>TAKIEDDINE</w:t>
        </w:r>
      </w:ins>
      <w:r w:rsidRPr="007A11A9">
        <w:rPr>
          <w:color w:val="0070C0"/>
        </w:rPr>
        <w:t xml:space="preserve">’s links with </w:t>
      </w:r>
      <w:del w:id="883" w:author="Nick Stoop" w:date="2019-02-04T14:38:00Z">
        <w:r w:rsidRPr="007A11A9" w:rsidDel="00BB7BEA">
          <w:rPr>
            <w:color w:val="0070C0"/>
          </w:rPr>
          <w:delText>Senussi</w:delText>
        </w:r>
      </w:del>
      <w:ins w:id="884" w:author="Nick Stoop" w:date="2019-02-04T14:38:00Z">
        <w:r w:rsidR="00BB7BEA">
          <w:rPr>
            <w:color w:val="0070C0"/>
          </w:rPr>
          <w:t>SENUSSI</w:t>
        </w:r>
      </w:ins>
      <w:r w:rsidRPr="007A11A9">
        <w:rPr>
          <w:color w:val="0070C0"/>
        </w:rPr>
        <w:t xml:space="preserve"> in </w:t>
      </w:r>
      <w:del w:id="885" w:author="Nick Stoop" w:date="2019-02-04T14:25:00Z">
        <w:r w:rsidRPr="007A11A9" w:rsidDel="004D7B95">
          <w:rPr>
            <w:color w:val="0070C0"/>
          </w:rPr>
          <w:delText>Gaddafi</w:delText>
        </w:r>
      </w:del>
      <w:ins w:id="886" w:author="Nick Stoop" w:date="2019-02-04T14:25:00Z">
        <w:r w:rsidR="004D7B95">
          <w:rPr>
            <w:color w:val="0070C0"/>
          </w:rPr>
          <w:t>GADDAFI</w:t>
        </w:r>
      </w:ins>
      <w:r w:rsidRPr="007A11A9">
        <w:rPr>
          <w:color w:val="0070C0"/>
        </w:rPr>
        <w:t xml:space="preserve">’s Libya. This amounts to a conspiracy to defraud our client because the Bank dishonestly agreed with Ziad </w:t>
      </w:r>
      <w:del w:id="887" w:author="Nick Stoop" w:date="2019-02-04T14:23:00Z">
        <w:r w:rsidRPr="007A11A9" w:rsidDel="002C7181">
          <w:rPr>
            <w:color w:val="0070C0"/>
          </w:rPr>
          <w:delText>Takieddine</w:delText>
        </w:r>
      </w:del>
      <w:ins w:id="888" w:author="Nick Stoop" w:date="2019-02-04T14:23:00Z">
        <w:r w:rsidR="002C7181">
          <w:rPr>
            <w:color w:val="0070C0"/>
          </w:rPr>
          <w:t>TAKIEDDINE</w:t>
        </w:r>
      </w:ins>
      <w:r w:rsidRPr="007A11A9">
        <w:rPr>
          <w:color w:val="0070C0"/>
        </w:rPr>
        <w:t xml:space="preserve"> and others to deprive our client of her interest in the properties. </w:t>
      </w:r>
    </w:p>
    <w:p w14:paraId="6FF8BF26" w14:textId="6E6A74F5" w:rsidR="00E75E85" w:rsidRPr="0031236E" w:rsidRDefault="00E75E85" w:rsidP="0031236E">
      <w:pPr>
        <w:pStyle w:val="Heading4"/>
      </w:pPr>
      <w:r w:rsidRPr="0031236E">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w:t>
      </w:r>
      <w:del w:id="889" w:author="Nick Stoop" w:date="2019-02-04T14:23:00Z">
        <w:r w:rsidRPr="007A11A9" w:rsidDel="002C7181">
          <w:rPr>
            <w:color w:val="0070C0"/>
          </w:rPr>
          <w:delText>Takieddine</w:delText>
        </w:r>
      </w:del>
      <w:ins w:id="890" w:author="Nick Stoop" w:date="2019-02-04T14:23:00Z">
        <w:r w:rsidR="002C7181">
          <w:rPr>
            <w:color w:val="0070C0"/>
          </w:rPr>
          <w:t>TAKIEDDINE</w:t>
        </w:r>
      </w:ins>
      <w:r w:rsidRPr="007A11A9">
        <w:rPr>
          <w:color w:val="0070C0"/>
        </w:rPr>
        <w:t xml:space="preserve"> was engaging in money </w:t>
      </w:r>
      <w:commentRangeStart w:id="891"/>
      <w:r w:rsidRPr="007A11A9">
        <w:rPr>
          <w:color w:val="0070C0"/>
        </w:rPr>
        <w:t>laundering</w:t>
      </w:r>
      <w:commentRangeEnd w:id="891"/>
      <w:r w:rsidRPr="007A11A9">
        <w:rPr>
          <w:rStyle w:val="CommentReference"/>
          <w:color w:val="0070C0"/>
          <w:sz w:val="22"/>
          <w:szCs w:val="22"/>
        </w:rPr>
        <w:commentReference w:id="891"/>
      </w:r>
      <w:r w:rsidRPr="007A11A9">
        <w:rPr>
          <w:color w:val="0070C0"/>
        </w:rPr>
        <w:t xml:space="preserve"> on a wide a scale. Specifically, it is reasonable to infer that the bank must have known the course of conduct they were undertaking with Mr </w:t>
      </w:r>
      <w:del w:id="892" w:author="Nick Stoop" w:date="2019-02-04T14:23:00Z">
        <w:r w:rsidRPr="007A11A9" w:rsidDel="002C7181">
          <w:rPr>
            <w:color w:val="0070C0"/>
          </w:rPr>
          <w:delText>Takieddine</w:delText>
        </w:r>
      </w:del>
      <w:ins w:id="893" w:author="Nick Stoop" w:date="2019-02-04T14:23:00Z">
        <w:r w:rsidR="002C7181">
          <w:rPr>
            <w:color w:val="0070C0"/>
          </w:rPr>
          <w:t>TAKIEDDINE</w:t>
        </w:r>
      </w:ins>
      <w:r w:rsidRPr="007A11A9">
        <w:rPr>
          <w:color w:val="0070C0"/>
        </w:rPr>
        <w:t xml:space="preserve"> was a conspiracy to hide his wealth from various creditors including our client.</w:t>
      </w:r>
      <w:r w:rsidRPr="0031236E">
        <w:t xml:space="preserve"> As far as our client is aware no report was made to a relevant authority (HM Treasury</w:t>
      </w:r>
      <w:ins w:id="894" w:author="Simon Farrell QC" w:date="2019-01-30T14:58:00Z">
        <w:r w:rsidR="002038CD">
          <w:t xml:space="preserve">, NCA </w:t>
        </w:r>
      </w:ins>
      <w:del w:id="895"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w:t>
      </w:r>
      <w:del w:id="896" w:author="Nick Stoop" w:date="2019-02-04T14:23:00Z">
        <w:r w:rsidRPr="0031236E" w:rsidDel="002C7181">
          <w:delText>Takieddine</w:delText>
        </w:r>
      </w:del>
      <w:ins w:id="897" w:author="Nick Stoop" w:date="2019-02-04T14:23:00Z">
        <w:r w:rsidR="002C7181">
          <w:t>TAKIEDDINE</w:t>
        </w:r>
      </w:ins>
      <w:r w:rsidRPr="0031236E">
        <w:t xml:space="preserv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4F0882F" w:rsidR="00E75E85" w:rsidRPr="0031236E" w:rsidRDefault="00E75E85" w:rsidP="0031236E">
      <w:pPr>
        <w:pStyle w:val="Heading4"/>
      </w:pPr>
      <w:r w:rsidRPr="0031236E">
        <w:t xml:space="preserve">The Bank may have not only failed to report Mr </w:t>
      </w:r>
      <w:del w:id="898" w:author="Nick Stoop" w:date="2019-02-04T14:23:00Z">
        <w:r w:rsidRPr="0031236E" w:rsidDel="002C7181">
          <w:delText>Takieddine</w:delText>
        </w:r>
      </w:del>
      <w:ins w:id="899" w:author="Nick Stoop" w:date="2019-02-04T14:23:00Z">
        <w:r w:rsidR="002C7181">
          <w:t>TAKIEDDINE</w:t>
        </w:r>
      </w:ins>
      <w:r w:rsidRPr="0031236E">
        <w:t xml:space="preserve"> to the relevant authorities under s. 330 POCA, they may also have assisted him commit tax fraud and money laundering in the UK and France. The Bank was aware that France had a wealth tax and that at the time of the equity release that Mr </w:t>
      </w:r>
      <w:del w:id="900" w:author="Nick Stoop" w:date="2019-02-04T14:23:00Z">
        <w:r w:rsidRPr="0031236E" w:rsidDel="002C7181">
          <w:delText>Takieddine</w:delText>
        </w:r>
      </w:del>
      <w:ins w:id="901" w:author="Nick Stoop" w:date="2019-02-04T14:23:00Z">
        <w:r w:rsidR="002C7181">
          <w:t>TAKIEDDINE</w:t>
        </w:r>
      </w:ins>
      <w:r w:rsidRPr="0031236E">
        <w:t xml:space="preserve">’s complex structure of companies was designed to hide his assets. The “legal and tax implications” were explicitly acknowledged by the Bank in the credit report. Mr </w:t>
      </w:r>
      <w:del w:id="902" w:author="Nick Stoop" w:date="2019-02-04T14:23:00Z">
        <w:r w:rsidRPr="0031236E" w:rsidDel="002C7181">
          <w:delText>Takieddine</w:delText>
        </w:r>
      </w:del>
      <w:ins w:id="903" w:author="Nick Stoop" w:date="2019-02-04T14:23:00Z">
        <w:r w:rsidR="002C7181">
          <w:t>TAKIEDDINE</w:t>
        </w:r>
      </w:ins>
      <w:r w:rsidRPr="0031236E">
        <w:t xml:space="preserve"> had and was, at the time of the equity release, continuing to benefit from criminal conduct in the UK and abroad. The bank’s conduct may constitute the following offences:</w:t>
      </w:r>
    </w:p>
    <w:p w14:paraId="47558252" w14:textId="4644938F" w:rsidR="00E75E85" w:rsidRDefault="00E75E85" w:rsidP="007A11A9">
      <w:pPr>
        <w:pStyle w:val="Heading4"/>
        <w:numPr>
          <w:ilvl w:val="1"/>
          <w:numId w:val="1"/>
        </w:numPr>
      </w:pPr>
      <w:commentRangeStart w:id="904"/>
      <w:r w:rsidRPr="008E104B">
        <w:t xml:space="preserve">The bank helped Mr </w:t>
      </w:r>
      <w:del w:id="905" w:author="Nick Stoop" w:date="2019-02-04T14:23:00Z">
        <w:r w:rsidRPr="008E104B" w:rsidDel="002C7181">
          <w:delText>Takieddine</w:delText>
        </w:r>
      </w:del>
      <w:ins w:id="906" w:author="Nick Stoop" w:date="2019-02-04T14:23:00Z">
        <w:r w:rsidR="002C7181">
          <w:t>TAKIEDDINE</w:t>
        </w:r>
      </w:ins>
      <w:r w:rsidRPr="008E104B">
        <w:t xml:space="preserve"> conceal, disguise and transfer his benefit from the proceeds of crime which is offence under s. 327 POCA. </w:t>
      </w:r>
      <w:r>
        <w:t xml:space="preserve">The conspiracy against our client allowed Mr </w:t>
      </w:r>
      <w:del w:id="907" w:author="Nick Stoop" w:date="2019-02-04T14:23:00Z">
        <w:r w:rsidDel="002C7181">
          <w:delText>Takieddine</w:delText>
        </w:r>
      </w:del>
      <w:ins w:id="908" w:author="Nick Stoop" w:date="2019-02-04T14:23:00Z">
        <w:r w:rsidR="002C7181">
          <w:t>TAKIEDDINE</w:t>
        </w:r>
      </w:ins>
      <w:r>
        <w:t xml:space="preserve"> to conceal, disguise and transfer money away from the jurisdictions of the UK and France.</w:t>
      </w:r>
      <w:ins w:id="909" w:author="User" w:date="2019-01-31T16:06:00Z">
        <w:r w:rsidR="007346E5">
          <w:t xml:space="preserve"> </w:t>
        </w:r>
      </w:ins>
      <w:del w:id="910" w:author="User" w:date="2019-01-31T16:06:00Z">
        <w:r w:rsidDel="007346E5">
          <w:delText xml:space="preserve"> </w:delText>
        </w:r>
      </w:del>
    </w:p>
    <w:p w14:paraId="36754BB9" w14:textId="046A0B55"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lastRenderedPageBreak/>
        <w:t xml:space="preserve">By issuing the loans to Mr </w:t>
      </w:r>
      <w:del w:id="911" w:author="Nick Stoop" w:date="2019-02-04T14:23:00Z">
        <w:r w:rsidRPr="004779D9" w:rsidDel="002C7181">
          <w:delText>Takieddine</w:delText>
        </w:r>
      </w:del>
      <w:ins w:id="912" w:author="Nick Stoop" w:date="2019-02-04T14:23:00Z">
        <w:r w:rsidR="002C7181">
          <w:t>TAKIEDDINE</w:t>
        </w:r>
      </w:ins>
      <w:r w:rsidRPr="004779D9">
        <w:t xml:space="preserv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913" w:author="User" w:date="2019-01-31T15:35:00Z">
        <w:r w:rsidR="001B2345">
          <w:t xml:space="preserve"> </w:t>
        </w:r>
      </w:ins>
      <w:ins w:id="914" w:author="User" w:date="2019-01-31T15:37:00Z">
        <w:r w:rsidR="001B2345">
          <w:t>This includes</w:t>
        </w:r>
      </w:ins>
      <w:ins w:id="915" w:author="User" w:date="2019-01-31T15:38:00Z">
        <w:r w:rsidR="001B2345">
          <w:t xml:space="preserve"> </w:t>
        </w:r>
      </w:ins>
      <w:ins w:id="916" w:author="User" w:date="2019-01-31T15:39:00Z">
        <w:r w:rsidR="001B2345">
          <w:t>entering into an arrangement to facilitate</w:t>
        </w:r>
      </w:ins>
      <w:ins w:id="917" w:author="User" w:date="2019-01-31T16:25:00Z">
        <w:r w:rsidR="00A547E3">
          <w:t xml:space="preserve"> the</w:t>
        </w:r>
      </w:ins>
      <w:ins w:id="918" w:author="User" w:date="2019-01-31T15:39:00Z">
        <w:r w:rsidR="001B2345">
          <w:t xml:space="preserve"> use </w:t>
        </w:r>
      </w:ins>
      <w:ins w:id="919" w:author="User" w:date="2019-01-31T16:25:00Z">
        <w:r w:rsidR="00A547E3">
          <w:t xml:space="preserve">and control </w:t>
        </w:r>
      </w:ins>
      <w:ins w:id="920" w:author="User" w:date="2019-01-31T15:39:00Z">
        <w:r w:rsidR="001B2345">
          <w:t>of the charges of the matrimonial properties</w:t>
        </w:r>
      </w:ins>
      <w:ins w:id="921" w:author="User" w:date="2019-01-31T15:41:00Z">
        <w:r w:rsidR="001B2345">
          <w:t xml:space="preserve"> and</w:t>
        </w:r>
      </w:ins>
      <w:ins w:id="922" w:author="User" w:date="2019-01-31T15:36:00Z">
        <w:r w:rsidR="001B2345">
          <w:t xml:space="preserve"> to receive </w:t>
        </w:r>
      </w:ins>
      <w:ins w:id="923" w:author="User" w:date="2019-01-31T15:35:00Z">
        <w:r w:rsidR="001B2345">
          <w:t>fund</w:t>
        </w:r>
      </w:ins>
      <w:ins w:id="924" w:author="User" w:date="2019-01-31T15:36:00Z">
        <w:r w:rsidR="001B2345">
          <w:t xml:space="preserve">s from the </w:t>
        </w:r>
        <w:del w:id="925" w:author="Nick Stoop" w:date="2019-02-04T14:36:00Z">
          <w:r w:rsidR="001B2345" w:rsidDel="00BB7BEA">
            <w:delText>Amesys</w:delText>
          </w:r>
        </w:del>
      </w:ins>
      <w:ins w:id="926" w:author="Nick Stoop" w:date="2019-02-04T14:36:00Z">
        <w:r w:rsidR="00BB7BEA">
          <w:t>AMESYS</w:t>
        </w:r>
      </w:ins>
      <w:ins w:id="927" w:author="User" w:date="2019-01-31T15:36:00Z">
        <w:r w:rsidR="001B2345">
          <w:t xml:space="preserve"> contract</w:t>
        </w:r>
      </w:ins>
      <w:ins w:id="928" w:author="User" w:date="2019-01-31T15:40:00Z">
        <w:r w:rsidR="001B2345">
          <w:t xml:space="preserve">, </w:t>
        </w:r>
      </w:ins>
      <w:ins w:id="929" w:author="User" w:date="2019-01-31T15:41:00Z">
        <w:r w:rsidR="001B2345">
          <w:t xml:space="preserve">both of which </w:t>
        </w:r>
      </w:ins>
      <w:ins w:id="930" w:author="User" w:date="2019-01-31T16:05:00Z">
        <w:r w:rsidR="00CD34C7">
          <w:t>are</w:t>
        </w:r>
      </w:ins>
      <w:ins w:id="931" w:author="User" w:date="2019-01-31T15:40:00Z">
        <w:r w:rsidR="001B2345">
          <w:t xml:space="preserve"> criminal property</w:t>
        </w:r>
      </w:ins>
      <w:ins w:id="932" w:author="User" w:date="2019-01-31T15:37:00Z">
        <w:r w:rsidR="001B2345">
          <w:t>.</w:t>
        </w:r>
      </w:ins>
      <w:r w:rsidRPr="004779D9">
        <w:t xml:space="preserve"> </w:t>
      </w:r>
    </w:p>
    <w:p w14:paraId="4CE6BA12" w14:textId="73417D23" w:rsidR="00E75E85" w:rsidRPr="006B5AEE" w:rsidRDefault="00E75E85" w:rsidP="007A11A9">
      <w:pPr>
        <w:pStyle w:val="Heading4"/>
        <w:numPr>
          <w:ilvl w:val="1"/>
          <w:numId w:val="1"/>
        </w:numPr>
      </w:pPr>
      <w:r>
        <w:t xml:space="preserve">The bank acquired criminal property, the charges on the matrimonial properties, via the conspiracy with Mr </w:t>
      </w:r>
      <w:del w:id="933" w:author="Nick Stoop" w:date="2019-02-04T14:23:00Z">
        <w:r w:rsidDel="002C7181">
          <w:delText>Takieddine</w:delText>
        </w:r>
      </w:del>
      <w:ins w:id="934" w:author="Nick Stoop" w:date="2019-02-04T14:23:00Z">
        <w:r w:rsidR="002C7181">
          <w:t>TAKIEDDINE</w:t>
        </w:r>
      </w:ins>
      <w:r>
        <w:t xml:space="preserve"> to injure our client. This may amount to an offence under s.329 POCA. </w:t>
      </w:r>
      <w:commentRangeEnd w:id="904"/>
      <w:r>
        <w:rPr>
          <w:rStyle w:val="CommentReference"/>
        </w:rPr>
        <w:commentReference w:id="904"/>
      </w:r>
      <w:ins w:id="935" w:author="User" w:date="2019-01-31T15:42:00Z">
        <w:r w:rsidR="001B2345">
          <w:t xml:space="preserve">The bank </w:t>
        </w:r>
        <w:r w:rsidR="00247B89">
          <w:t xml:space="preserve">also conspired with Mr </w:t>
        </w:r>
        <w:del w:id="936" w:author="Nick Stoop" w:date="2019-02-04T14:23:00Z">
          <w:r w:rsidR="00247B89" w:rsidDel="002C7181">
            <w:delText>Takieddine</w:delText>
          </w:r>
        </w:del>
      </w:ins>
      <w:ins w:id="937" w:author="Nick Stoop" w:date="2019-02-04T14:23:00Z">
        <w:r w:rsidR="002C7181">
          <w:t>TAKIEDDINE</w:t>
        </w:r>
      </w:ins>
      <w:ins w:id="938" w:author="User" w:date="2019-01-31T15:42:00Z">
        <w:r w:rsidR="00247B89">
          <w:t xml:space="preserve"> and others to </w:t>
        </w:r>
      </w:ins>
      <w:ins w:id="939" w:author="User" w:date="2019-01-31T16:26:00Z">
        <w:r w:rsidR="00A547E3">
          <w:t xml:space="preserve">acquire the </w:t>
        </w:r>
      </w:ins>
      <w:ins w:id="940" w:author="User" w:date="2019-01-31T15:43:00Z">
        <w:r w:rsidR="00247B89">
          <w:t xml:space="preserve">proceeds from the </w:t>
        </w:r>
        <w:del w:id="941" w:author="Nick Stoop" w:date="2019-02-04T14:36:00Z">
          <w:r w:rsidR="00247B89" w:rsidDel="00BB7BEA">
            <w:delText>Amesys</w:delText>
          </w:r>
        </w:del>
      </w:ins>
      <w:ins w:id="942" w:author="Nick Stoop" w:date="2019-02-04T14:36:00Z">
        <w:r w:rsidR="00BB7BEA">
          <w:t>AMESYS</w:t>
        </w:r>
      </w:ins>
      <w:ins w:id="943" w:author="User" w:date="2019-01-31T15:43:00Z">
        <w:r w:rsidR="00247B89">
          <w:t xml:space="preserve"> contract. </w:t>
        </w:r>
      </w:ins>
    </w:p>
    <w:p w14:paraId="4A7D116A" w14:textId="008310FE" w:rsidR="00E75E85" w:rsidRPr="005B770C" w:rsidRDefault="00E75E85" w:rsidP="007A11A9">
      <w:pPr>
        <w:pStyle w:val="Heading4"/>
        <w:numPr>
          <w:ilvl w:val="1"/>
          <w:numId w:val="1"/>
        </w:numPr>
      </w:pPr>
      <w:r w:rsidRPr="005B770C">
        <w:t xml:space="preserve">The Bank may have assisted Mr </w:t>
      </w:r>
      <w:del w:id="944" w:author="Nick Stoop" w:date="2019-02-04T14:23:00Z">
        <w:r w:rsidRPr="005B770C" w:rsidDel="002C7181">
          <w:delText>Takieddine</w:delText>
        </w:r>
      </w:del>
      <w:ins w:id="945" w:author="Nick Stoop" w:date="2019-02-04T14:23:00Z">
        <w:r w:rsidR="002C7181">
          <w:t>TAKIEDDINE</w:t>
        </w:r>
      </w:ins>
      <w:r w:rsidRPr="005B770C">
        <w:t xml:space="preserv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Mr </w:t>
      </w:r>
      <w:del w:id="946" w:author="Nick Stoop" w:date="2019-02-04T14:23:00Z">
        <w:r w:rsidRPr="005B770C" w:rsidDel="002C7181">
          <w:rPr>
            <w:rFonts w:cs="Calibri"/>
            <w:lang w:val="en"/>
          </w:rPr>
          <w:delText>Takieddine</w:delText>
        </w:r>
      </w:del>
      <w:ins w:id="947" w:author="Nick Stoop" w:date="2019-02-04T14:23:00Z">
        <w:r w:rsidR="002C7181">
          <w:rPr>
            <w:rFonts w:cs="Calibri"/>
            <w:lang w:val="en"/>
          </w:rPr>
          <w:t>TAKIEDDINE</w:t>
        </w:r>
      </w:ins>
      <w:r w:rsidRPr="005B770C">
        <w:rPr>
          <w:rFonts w:cs="Calibri"/>
          <w:lang w:val="en"/>
        </w:rPr>
        <w:t xml:space="preserve"> has been charged in French criminal proceedings with all these offences in relation to period of 2008-2013. The equity release allowed Mr </w:t>
      </w:r>
      <w:del w:id="948" w:author="Nick Stoop" w:date="2019-02-04T14:23:00Z">
        <w:r w:rsidRPr="005B770C" w:rsidDel="002C7181">
          <w:rPr>
            <w:rFonts w:cs="Calibri"/>
            <w:lang w:val="en"/>
          </w:rPr>
          <w:delText>Takieddine</w:delText>
        </w:r>
      </w:del>
      <w:ins w:id="949" w:author="Nick Stoop" w:date="2019-02-04T14:23:00Z">
        <w:r w:rsidR="002C7181">
          <w:rPr>
            <w:rFonts w:cs="Calibri"/>
            <w:lang w:val="en"/>
          </w:rPr>
          <w:t>TAKIEDDINE</w:t>
        </w:r>
      </w:ins>
      <w:r w:rsidRPr="005B770C">
        <w:rPr>
          <w:rFonts w:cs="Calibri"/>
          <w:lang w:val="en"/>
        </w:rPr>
        <w:t xml:space="preserve"> in France to conceal his wealth, commit tax evasion, and launder money. The bank’s facilitation of this may amount to </w:t>
      </w:r>
      <w:r w:rsidRPr="005B770C">
        <w:t xml:space="preserve">a conspiracy with Mr </w:t>
      </w:r>
      <w:del w:id="950" w:author="Nick Stoop" w:date="2019-02-04T14:23:00Z">
        <w:r w:rsidRPr="005B770C" w:rsidDel="002C7181">
          <w:delText>Takieddine</w:delText>
        </w:r>
      </w:del>
      <w:ins w:id="951" w:author="Nick Stoop" w:date="2019-02-04T14:23:00Z">
        <w:r w:rsidR="002C7181">
          <w:t>TAKIEDDINE</w:t>
        </w:r>
      </w:ins>
      <w:r w:rsidRPr="005B770C">
        <w:t xml:space="preserve"> and others to commit serious offences in a Member State contrary to s71 of the Criminal Justice Act 1993. </w:t>
      </w:r>
    </w:p>
    <w:p w14:paraId="3B11F749" w14:textId="1C3BE158"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w:t>
      </w:r>
      <w:del w:id="952" w:author="Nick Stoop" w:date="2019-02-04T14:23:00Z">
        <w:r w:rsidRPr="005B770C" w:rsidDel="002C7181">
          <w:delText>Takieddine</w:delText>
        </w:r>
      </w:del>
      <w:ins w:id="953" w:author="Nick Stoop" w:date="2019-02-04T14:23:00Z">
        <w:r w:rsidR="002C7181">
          <w:t>TAKIEDDINE</w:t>
        </w:r>
      </w:ins>
      <w:r w:rsidRPr="005B770C">
        <w:t>’s bank accounts in Lebanon and other remote offshore locations</w:t>
      </w:r>
      <w:r>
        <w:t xml:space="preserve"> through various shell companies</w:t>
      </w:r>
      <w:r w:rsidRPr="005B770C">
        <w:t xml:space="preserve">. This constitutes a number of offences in France, </w:t>
      </w:r>
      <w:bookmarkStart w:id="954"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54"/>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del w:id="955" w:author="Nick Stoop" w:date="2019-02-04T14:23:00Z">
        <w:r w:rsidRPr="003024D8" w:rsidDel="002C7181">
          <w:rPr>
            <w:rFonts w:cs="Calibri"/>
          </w:rPr>
          <w:delText>Takieddine</w:delText>
        </w:r>
      </w:del>
      <w:ins w:id="956" w:author="Nick Stoop" w:date="2019-02-04T14:23:00Z">
        <w:r w:rsidR="002C7181">
          <w:rPr>
            <w:rFonts w:cs="Calibri"/>
          </w:rPr>
          <w:t>TAKIEDDINE</w:t>
        </w:r>
      </w:ins>
      <w:r w:rsidRPr="003024D8">
        <w:rPr>
          <w:rFonts w:cs="Calibri"/>
        </w:rPr>
        <w:t>, and fraudulently evading income tax.  (106A</w:t>
      </w:r>
      <w:r w:rsidRPr="005B770C">
        <w:rPr>
          <w:rFonts w:cs="Calibri"/>
        </w:rPr>
        <w:t xml:space="preserve"> of the Taxes Management Act 1970). </w:t>
      </w:r>
    </w:p>
    <w:p w14:paraId="3B4874F3" w14:textId="4040AB9C" w:rsidR="00E75E85" w:rsidRPr="0031236E" w:rsidRDefault="00E75E85" w:rsidP="0031236E">
      <w:pPr>
        <w:pStyle w:val="Heading4"/>
      </w:pPr>
      <w:r w:rsidRPr="0031236E">
        <w:lastRenderedPageBreak/>
        <w:t xml:space="preserve">The bank’s conduct </w:t>
      </w:r>
      <w:ins w:id="957" w:author="User" w:date="2019-01-31T16:06:00Z">
        <w:r w:rsidR="007346E5">
          <w:t xml:space="preserve">on its own should </w:t>
        </w:r>
      </w:ins>
      <w:del w:id="958" w:author="User" w:date="2019-01-31T16:06:00Z">
        <w:r w:rsidRPr="0031236E" w:rsidDel="007346E5">
          <w:delText xml:space="preserve">may </w:delText>
        </w:r>
      </w:del>
      <w:r w:rsidRPr="0031236E">
        <w:t xml:space="preserve">constitute ‘criminal conduct’ under s.76(1) POCA. However, they certainly benefited from the criminal conduct of Mr </w:t>
      </w:r>
      <w:del w:id="959" w:author="Nick Stoop" w:date="2019-02-04T14:23:00Z">
        <w:r w:rsidRPr="0031236E" w:rsidDel="002C7181">
          <w:delText>Takieddine</w:delText>
        </w:r>
      </w:del>
      <w:ins w:id="960" w:author="Nick Stoop" w:date="2019-02-04T14:23:00Z">
        <w:r w:rsidR="002C7181">
          <w:t>TAKIEDDINE</w:t>
        </w:r>
      </w:ins>
      <w:r w:rsidRPr="0031236E">
        <w:t xml:space="preserv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961"/>
      <w:r w:rsidRPr="0031236E">
        <w:t>bank</w:t>
      </w:r>
      <w:commentRangeEnd w:id="961"/>
      <w:r w:rsidRPr="0031236E">
        <w:rPr>
          <w:rStyle w:val="CommentReference"/>
          <w:color w:val="0070C0"/>
          <w:sz w:val="22"/>
          <w:szCs w:val="22"/>
        </w:rPr>
        <w:commentReference w:id="961"/>
      </w:r>
      <w:r w:rsidRPr="0031236E">
        <w:t xml:space="preserve">. </w:t>
      </w:r>
    </w:p>
    <w:p w14:paraId="65BB686A" w14:textId="1D105218" w:rsidR="00E75E85" w:rsidRPr="0031236E" w:rsidRDefault="00E75E85" w:rsidP="0031236E">
      <w:pPr>
        <w:pStyle w:val="Heading4"/>
      </w:pPr>
      <w:r w:rsidRPr="0031236E">
        <w:t xml:space="preserve">The Bank entered in to a conspiracy with Mr </w:t>
      </w:r>
      <w:del w:id="962" w:author="Nick Stoop" w:date="2019-02-04T14:23:00Z">
        <w:r w:rsidRPr="0031236E" w:rsidDel="002C7181">
          <w:delText>Takieddine</w:delText>
        </w:r>
      </w:del>
      <w:ins w:id="963" w:author="Nick Stoop" w:date="2019-02-04T14:23:00Z">
        <w:r w:rsidR="002C7181">
          <w:t>TAKIEDDINE</w:t>
        </w:r>
      </w:ins>
      <w:r w:rsidRPr="0031236E">
        <w:t xml:space="preserve"> and other parties, to intentionally injure our client.   As a result of the Bank’s actions and those of Mr </w:t>
      </w:r>
      <w:del w:id="964" w:author="Nick Stoop" w:date="2019-02-04T14:23:00Z">
        <w:r w:rsidRPr="0031236E" w:rsidDel="002C7181">
          <w:delText>Takieddine</w:delText>
        </w:r>
      </w:del>
      <w:ins w:id="965" w:author="Nick Stoop" w:date="2019-02-04T14:23:00Z">
        <w:r w:rsidR="002C7181">
          <w:t>TAKIEDDINE</w:t>
        </w:r>
      </w:ins>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0DE98210" w:rsidR="00E75E85" w:rsidRDefault="00E75E85" w:rsidP="007A11A9">
      <w:pPr>
        <w:pStyle w:val="Heading4"/>
        <w:numPr>
          <w:ilvl w:val="1"/>
          <w:numId w:val="1"/>
        </w:numPr>
      </w:pPr>
      <w:r>
        <w:lastRenderedPageBreak/>
        <w:t xml:space="preserve">William </w:t>
      </w:r>
      <w:del w:id="966" w:author="Nick Stoop" w:date="2019-02-04T14:54:00Z">
        <w:r w:rsidDel="00FB3441">
          <w:delText>Harford</w:delText>
        </w:r>
      </w:del>
      <w:ins w:id="967" w:author="Nick Stoop" w:date="2019-02-04T14:54:00Z">
        <w:r w:rsidR="00FB3441">
          <w:t>HARFORD</w:t>
        </w:r>
      </w:ins>
      <w:r>
        <w:t xml:space="preserve"> stated in an email on 10 February 2009 to John </w:t>
      </w:r>
      <w:del w:id="968" w:author="Nick Stoop" w:date="2019-02-04T14:52:00Z">
        <w:r w:rsidDel="00D53BB8">
          <w:delText>Hall</w:delText>
        </w:r>
      </w:del>
      <w:ins w:id="969" w:author="Nick Stoop" w:date="2019-02-04T14:52:00Z">
        <w:r w:rsidR="00D53BB8">
          <w:t>HALL</w:t>
        </w:r>
      </w:ins>
      <w:r>
        <w:t xml:space="preserve">, </w:t>
      </w:r>
      <w:r w:rsidRPr="00FB5923">
        <w:rPr>
          <w:i/>
        </w:rPr>
        <w:t>“both in-house legal and credit risk have bent over backwards to accommodate my requests”</w:t>
      </w:r>
      <w:r>
        <w:t xml:space="preserve">. As Mr </w:t>
      </w:r>
      <w:del w:id="970" w:author="Nick Stoop" w:date="2019-02-04T14:54:00Z">
        <w:r w:rsidDel="00FB3441">
          <w:delText>Harford</w:delText>
        </w:r>
      </w:del>
      <w:ins w:id="971" w:author="Nick Stoop" w:date="2019-02-04T14:54:00Z">
        <w:r w:rsidR="00FB3441">
          <w:t>HARFORD</w:t>
        </w:r>
      </w:ins>
      <w:r>
        <w:t xml:space="preserve">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w:t>
      </w:r>
      <w:del w:id="972" w:author="Nick Stoop" w:date="2019-02-04T14:23:00Z">
        <w:r w:rsidDel="002C7181">
          <w:delText>Takieddine</w:delText>
        </w:r>
      </w:del>
      <w:ins w:id="973" w:author="Nick Stoop" w:date="2019-02-04T14:23:00Z">
        <w:r w:rsidR="002C7181">
          <w:t>TAKIEDDINE</w:t>
        </w:r>
      </w:ins>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DF12029" w:rsidR="00E75E85" w:rsidRDefault="00E75E85" w:rsidP="007A11A9">
      <w:pPr>
        <w:pStyle w:val="Heading4"/>
        <w:numPr>
          <w:ilvl w:val="1"/>
          <w:numId w:val="1"/>
        </w:numPr>
      </w:pPr>
      <w:r>
        <w:t xml:space="preserve">Our client was notified by the French police that William </w:t>
      </w:r>
      <w:del w:id="974" w:author="Nick Stoop" w:date="2019-02-04T14:54:00Z">
        <w:r w:rsidDel="00FB3441">
          <w:delText>Harford</w:delText>
        </w:r>
      </w:del>
      <w:ins w:id="975" w:author="Nick Stoop" w:date="2019-02-04T14:54:00Z">
        <w:r w:rsidR="00FB3441">
          <w:t>HARFORD</w:t>
        </w:r>
      </w:ins>
      <w:r>
        <w:t xml:space="preserve"> left </w:t>
      </w:r>
      <w:del w:id="976" w:author="Nick Stoop" w:date="2019-02-04T14:20:00Z">
        <w:r w:rsidDel="002C7181">
          <w:delText>Barclays</w:delText>
        </w:r>
      </w:del>
      <w:ins w:id="977" w:author="Nick Stoop" w:date="2019-02-04T14:20:00Z">
        <w:r w:rsidR="002C7181">
          <w:t>BARCLAYS</w:t>
        </w:r>
      </w:ins>
      <w:r>
        <w:t xml:space="preserve"> in 2012 as a result of his dealings with Ziad. Our client expects a full and frank reason as to why William </w:t>
      </w:r>
      <w:commentRangeStart w:id="978"/>
      <w:del w:id="979" w:author="Nick Stoop" w:date="2019-02-04T14:54:00Z">
        <w:r w:rsidDel="00FB3441">
          <w:delText>Harford</w:delText>
        </w:r>
      </w:del>
      <w:commentRangeEnd w:id="978"/>
      <w:ins w:id="980" w:author="Nick Stoop" w:date="2019-02-04T14:54:00Z">
        <w:r w:rsidR="00FB3441">
          <w:t>HARFORD</w:t>
        </w:r>
      </w:ins>
      <w:r w:rsidR="00284057">
        <w:rPr>
          <w:rStyle w:val="CommentReference"/>
          <w:rFonts w:asciiTheme="minorHAnsi" w:eastAsiaTheme="minorEastAsia" w:hAnsiTheme="minorHAnsi"/>
          <w:iCs w:val="0"/>
        </w:rPr>
        <w:commentReference w:id="978"/>
      </w:r>
      <w:r>
        <w:t xml:space="preserve"> was sacked from the bank in 2012.</w:t>
      </w:r>
    </w:p>
    <w:p w14:paraId="622F5B79" w14:textId="688283BF" w:rsidR="00E75E85" w:rsidRDefault="00E75E85" w:rsidP="007A11A9">
      <w:pPr>
        <w:pStyle w:val="Heading4"/>
        <w:numPr>
          <w:ilvl w:val="1"/>
          <w:numId w:val="1"/>
        </w:numPr>
      </w:pPr>
      <w:r>
        <w:t xml:space="preserve">An explanation as to why our client’s divorce proceedings with Mr </w:t>
      </w:r>
      <w:del w:id="981" w:author="Nick Stoop" w:date="2019-02-04T14:23:00Z">
        <w:r w:rsidDel="002C7181">
          <w:delText>Takieddine</w:delText>
        </w:r>
      </w:del>
      <w:ins w:id="982" w:author="Nick Stoop" w:date="2019-02-04T14:23:00Z">
        <w:r w:rsidR="002C7181">
          <w:t>TAKIEDDINE</w:t>
        </w:r>
      </w:ins>
      <w:r>
        <w:t xml:space="preserve"> were not included in the credit report. </w:t>
      </w:r>
    </w:p>
    <w:p w14:paraId="4DD52386" w14:textId="3BE02A73" w:rsidR="00E75E85" w:rsidRDefault="00E75E85" w:rsidP="007A11A9">
      <w:pPr>
        <w:pStyle w:val="Heading4"/>
        <w:numPr>
          <w:ilvl w:val="1"/>
          <w:numId w:val="1"/>
        </w:numPr>
      </w:pPr>
      <w:r>
        <w:t xml:space="preserve">Our client understands that the bank refused to deal with Ziad </w:t>
      </w:r>
      <w:del w:id="983" w:author="Nick Stoop" w:date="2019-02-04T14:23:00Z">
        <w:r w:rsidDel="002C7181">
          <w:delText>Takieddine</w:delText>
        </w:r>
      </w:del>
      <w:ins w:id="984" w:author="Nick Stoop" w:date="2019-02-04T14:23:00Z">
        <w:r w:rsidR="002C7181">
          <w:t>TAKIEDDINE</w:t>
        </w:r>
      </w:ins>
      <w:r>
        <w:t xml:space="preserve"> around 2012. It appears Ziad </w:t>
      </w:r>
      <w:del w:id="985" w:author="Nick Stoop" w:date="2019-02-04T14:23:00Z">
        <w:r w:rsidDel="002C7181">
          <w:delText>Takieddine</w:delText>
        </w:r>
      </w:del>
      <w:ins w:id="986" w:author="Nick Stoop" w:date="2019-02-04T14:23:00Z">
        <w:r w:rsidR="002C7181">
          <w:t>TAKIEDDINE</w:t>
        </w:r>
      </w:ins>
      <w:r>
        <w:t xml:space="preserve"> wanted an equity release using two companies; Oasis Technic Limited and St Paul De Venice. Our client also understands the bank shut his personal bank account around the same time. We expect an answer as to why the bank stopped dealing with Ziad </w:t>
      </w:r>
      <w:del w:id="987" w:author="Nick Stoop" w:date="2019-02-04T14:23:00Z">
        <w:r w:rsidDel="002C7181">
          <w:delText>Takieddine</w:delText>
        </w:r>
      </w:del>
      <w:ins w:id="988" w:author="Nick Stoop" w:date="2019-02-04T14:23:00Z">
        <w:r w:rsidR="002C7181">
          <w:t>TAKIEDDINE</w:t>
        </w:r>
      </w:ins>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64D55EBC" w:rsidR="00E75E85" w:rsidRDefault="00E75E85" w:rsidP="007A11A9">
      <w:pPr>
        <w:pStyle w:val="Heading4"/>
        <w:numPr>
          <w:ilvl w:val="1"/>
          <w:numId w:val="1"/>
        </w:numPr>
      </w:pPr>
      <w:r>
        <w:t xml:space="preserve">Who were Alfred </w:t>
      </w:r>
      <w:del w:id="989" w:author="Nick Stoop" w:date="2019-02-04T14:54:00Z">
        <w:r w:rsidDel="00FB3441">
          <w:delText>Shukry</w:delText>
        </w:r>
      </w:del>
      <w:ins w:id="990" w:author="Nick Stoop" w:date="2019-02-04T14:54:00Z">
        <w:r w:rsidR="00FB3441">
          <w:t>SHUKRY</w:t>
        </w:r>
      </w:ins>
      <w:r>
        <w:t xml:space="preserve">’s internal contacts that confirmed Mr </w:t>
      </w:r>
      <w:del w:id="991" w:author="Nick Stoop" w:date="2019-02-04T14:23:00Z">
        <w:r w:rsidDel="002C7181">
          <w:delText>Takieddine</w:delText>
        </w:r>
      </w:del>
      <w:ins w:id="992" w:author="Nick Stoop" w:date="2019-02-04T14:23:00Z">
        <w:r w:rsidR="002C7181">
          <w:t>TAKIEDDINE</w:t>
        </w:r>
      </w:ins>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44D132F5" w:rsidR="00E75E85" w:rsidRDefault="00E75E85" w:rsidP="007A11A9">
      <w:pPr>
        <w:pStyle w:val="Heading4"/>
        <w:numPr>
          <w:ilvl w:val="1"/>
          <w:numId w:val="1"/>
        </w:numPr>
      </w:pPr>
      <w:r>
        <w:lastRenderedPageBreak/>
        <w:t xml:space="preserve">Did the bank file a report about Ziad </w:t>
      </w:r>
      <w:del w:id="993" w:author="Nick Stoop" w:date="2019-02-04T14:23:00Z">
        <w:r w:rsidDel="002C7181">
          <w:delText>Takieddine</w:delText>
        </w:r>
      </w:del>
      <w:ins w:id="994" w:author="Nick Stoop" w:date="2019-02-04T14:23:00Z">
        <w:r w:rsidR="002C7181">
          <w:t>TAKIEDDINE</w:t>
        </w:r>
      </w:ins>
      <w:r>
        <w:t xml:space="preserve"> subject to s. 3</w:t>
      </w:r>
      <w:del w:id="995" w:author="Nick Stoop" w:date="2019-02-04T12:28:00Z">
        <w:r w:rsidDel="00AE7F42">
          <w:delText>2</w:delText>
        </w:r>
      </w:del>
      <w:ins w:id="996" w:author="Nick Stoop" w:date="2019-02-04T12:28:00Z">
        <w:r w:rsidR="00AE7F42">
          <w:t>3</w:t>
        </w:r>
      </w:ins>
      <w:r>
        <w:t xml:space="preserve">8 </w:t>
      </w:r>
      <w:commentRangeStart w:id="997"/>
      <w:r>
        <w:t>POCA</w:t>
      </w:r>
      <w:commentRangeEnd w:id="997"/>
      <w:r w:rsidR="00AE7F42">
        <w:rPr>
          <w:rStyle w:val="CommentReference"/>
          <w:rFonts w:asciiTheme="minorHAnsi" w:eastAsiaTheme="minorEastAsia" w:hAnsiTheme="minorHAnsi"/>
          <w:iCs w:val="0"/>
        </w:rPr>
        <w:commentReference w:id="997"/>
      </w:r>
      <w:r>
        <w:t xml:space="preserve"> at the time of the equity release? </w:t>
      </w:r>
    </w:p>
    <w:p w14:paraId="0BAB034F" w14:textId="7A0DDB0A" w:rsidR="00271D19" w:rsidRDefault="00F3199A" w:rsidP="0031236E">
      <w:pPr>
        <w:pStyle w:val="Heading4"/>
        <w:numPr>
          <w:ilvl w:val="0"/>
          <w:numId w:val="0"/>
        </w:numPr>
      </w:pPr>
      <w:ins w:id="998" w:author="Nick Stoop" w:date="2019-02-04T14:44:00Z">
        <w:r>
          <w:t xml:space="preserve">Undertaking </w:t>
        </w:r>
      </w:ins>
      <w:ins w:id="999" w:author="Nick Stoop" w:date="2019-02-04T14:45:00Z">
        <w:r>
          <w:t>not to destroy records</w:t>
        </w:r>
      </w:ins>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2C7181" w:rsidRDefault="002C7181" w:rsidP="001C3CED">
      <w:pPr>
        <w:pStyle w:val="CommentText"/>
      </w:pPr>
      <w:r>
        <w:rPr>
          <w:rStyle w:val="CommentReference"/>
        </w:rPr>
        <w:annotationRef/>
      </w:r>
      <w:r>
        <w:t>Work to be done on defined terms, including London Property, London Loan, Paris Property, French Loan etc.</w:t>
      </w:r>
    </w:p>
  </w:comment>
  <w:comment w:id="118" w:author="Nick Stoop" w:date="2019-01-14T15:06:00Z" w:initials="NS">
    <w:p w14:paraId="39AEF24F" w14:textId="77777777" w:rsidR="002C7181" w:rsidRDefault="002C7181" w:rsidP="001C3CED">
      <w:pPr>
        <w:pStyle w:val="CommentText"/>
      </w:pPr>
      <w:r>
        <w:rPr>
          <w:rStyle w:val="CommentReference"/>
        </w:rPr>
        <w:annotationRef/>
      </w:r>
      <w:r>
        <w:t>All future references to NJ to be to “our client”</w:t>
      </w:r>
    </w:p>
  </w:comment>
  <w:comment w:id="127" w:author="User" w:date="2019-01-29T19:21:00Z" w:initials="U">
    <w:p w14:paraId="7ABB000C" w14:textId="3D14C3EF" w:rsidR="002C7181" w:rsidRDefault="002C7181">
      <w:pPr>
        <w:pStyle w:val="CommentText"/>
      </w:pPr>
      <w:r>
        <w:rPr>
          <w:rStyle w:val="CommentReference"/>
        </w:rPr>
        <w:annotationRef/>
      </w:r>
      <w:r>
        <w:t>Are we alleging that have or may committed criminal offences?</w:t>
      </w:r>
    </w:p>
  </w:comment>
  <w:comment w:id="128" w:author="User" w:date="2019-01-31T16:24:00Z" w:initials="U">
    <w:p w14:paraId="6D25A284" w14:textId="04E91A4D" w:rsidR="002C7181" w:rsidRDefault="002C7181">
      <w:pPr>
        <w:pStyle w:val="CommentText"/>
      </w:pPr>
      <w:r>
        <w:rPr>
          <w:rStyle w:val="CommentReference"/>
        </w:rPr>
        <w:annotationRef/>
      </w:r>
      <w:r>
        <w:t xml:space="preserve">I put Simon’s edits into this paragraph and left the rest throughout the document. </w:t>
      </w:r>
    </w:p>
  </w:comment>
  <w:comment w:id="158" w:author="Nick Stoop" w:date="2019-01-21T17:03:00Z" w:initials="NS">
    <w:p w14:paraId="07929C91" w14:textId="77777777" w:rsidR="002C7181" w:rsidRDefault="002C7181" w:rsidP="001C3CED">
      <w:pPr>
        <w:pStyle w:val="CommentText"/>
      </w:pPr>
      <w:r>
        <w:rPr>
          <w:rStyle w:val="CommentReference"/>
        </w:rPr>
        <w:annotationRef/>
      </w:r>
      <w:r>
        <w:t>RVR D00248 p001-p057 (page 3 of document, page 4 of PDF))</w:t>
      </w:r>
    </w:p>
    <w:p w14:paraId="1E8D0E51" w14:textId="77777777" w:rsidR="002C7181" w:rsidRDefault="002C7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68" w:author="Nick Stoop" w:date="2019-01-23T14:50:00Z" w:initials="NS">
    <w:p w14:paraId="246AF046" w14:textId="77777777" w:rsidR="002C7181" w:rsidRDefault="002C7181" w:rsidP="001C3CED">
      <w:pPr>
        <w:pStyle w:val="CommentText"/>
      </w:pPr>
      <w:r>
        <w:rPr>
          <w:rStyle w:val="CommentReference"/>
        </w:rPr>
        <w:annotationRef/>
      </w:r>
      <w:r>
        <w:t>D00248_p001_p057</w:t>
      </w:r>
    </w:p>
  </w:comment>
  <w:comment w:id="221" w:author="Nick Stoop" w:date="2019-01-14T11:14:00Z" w:initials="NS">
    <w:p w14:paraId="359085C5" w14:textId="77777777" w:rsidR="002C7181" w:rsidRDefault="002C7181" w:rsidP="001C3CED">
      <w:pPr>
        <w:pStyle w:val="CommentText"/>
      </w:pPr>
      <w:r>
        <w:rPr>
          <w:rStyle w:val="CommentReference"/>
        </w:rPr>
        <w:annotationRef/>
      </w:r>
      <w:r>
        <w:t>Introduce ZT.  Evil criminal.</w:t>
      </w:r>
    </w:p>
  </w:comment>
  <w:comment w:id="222" w:author="Nick Stoop" w:date="2019-01-14T11:18:00Z" w:initials="NS">
    <w:p w14:paraId="0468B654" w14:textId="77777777" w:rsidR="002C7181" w:rsidRDefault="002C7181" w:rsidP="001C3CED">
      <w:pPr>
        <w:pStyle w:val="CommentText"/>
      </w:pPr>
      <w:r>
        <w:rPr>
          <w:rStyle w:val="CommentReference"/>
        </w:rPr>
        <w:annotationRef/>
      </w:r>
      <w:r>
        <w:t>Also talk about Bonnant (Panama, Possession fraud), France (admitted role in crime) and Senussi (convicted terrorist, plus Lockerbie and Abu Salim), wanted for crimes against humanity</w:t>
      </w:r>
    </w:p>
  </w:comment>
  <w:comment w:id="223" w:author="Nick Stoop" w:date="2019-01-28T14:04:00Z" w:initials="NS">
    <w:p w14:paraId="40276D3D" w14:textId="77777777" w:rsidR="002C7181" w:rsidRDefault="002C7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228" w:author="Nick Stoop" w:date="2019-01-21T17:46:00Z" w:initials="NS">
    <w:p w14:paraId="439683E4" w14:textId="77777777" w:rsidR="002C7181" w:rsidRDefault="002C7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2C7181" w:rsidRDefault="002C7181" w:rsidP="001C3CED">
      <w:pPr>
        <w:pStyle w:val="CommentText"/>
      </w:pPr>
    </w:p>
  </w:comment>
  <w:comment w:id="237" w:author="Nick Stoop" w:date="2019-01-23T14:58:00Z" w:initials="NS">
    <w:p w14:paraId="6568A1C1" w14:textId="77777777" w:rsidR="002C7181" w:rsidRDefault="002C7181" w:rsidP="001C3CED">
      <w:pPr>
        <w:pStyle w:val="CommentText"/>
      </w:pPr>
      <w:r>
        <w:rPr>
          <w:rStyle w:val="CommentReference"/>
        </w:rPr>
        <w:annotationRef/>
      </w:r>
      <w:r>
        <w:t>Restructuration JC 13 03 07</w:t>
      </w:r>
    </w:p>
  </w:comment>
  <w:comment w:id="239" w:author="Nick Stoop" w:date="2019-01-23T15:16:00Z" w:initials="NS">
    <w:p w14:paraId="7A124AE5" w14:textId="77777777" w:rsidR="002C7181" w:rsidRDefault="002C7181" w:rsidP="001C3CED">
      <w:pPr>
        <w:pStyle w:val="CommentText"/>
      </w:pPr>
      <w:r>
        <w:rPr>
          <w:rStyle w:val="CommentReference"/>
        </w:rPr>
        <w:annotationRef/>
      </w:r>
      <w:proofErr w:type="spellStart"/>
      <w:r>
        <w:t>Bakchich</w:t>
      </w:r>
      <w:proofErr w:type="spellEnd"/>
      <w:r>
        <w:t>. Ziad Takieddine is not in good shape. 5 February 2007</w:t>
      </w:r>
    </w:p>
  </w:comment>
  <w:comment w:id="265" w:author="Nick Stoop" w:date="2019-01-17T16:47:00Z" w:initials="NS">
    <w:p w14:paraId="2AD01CFE" w14:textId="77777777" w:rsidR="002C7181" w:rsidRDefault="002C7181" w:rsidP="001C3CED">
      <w:pPr>
        <w:pStyle w:val="CommentText"/>
      </w:pPr>
      <w:r>
        <w:rPr>
          <w:rStyle w:val="CommentReference"/>
        </w:rPr>
        <w:annotationRef/>
      </w:r>
      <w:r>
        <w:t>Evidence?  Newspaper articles?  RVR papers?</w:t>
      </w:r>
    </w:p>
  </w:comment>
  <w:comment w:id="268" w:author="Nick Stoop" w:date="2019-01-23T12:03:00Z" w:initials="NS">
    <w:p w14:paraId="0CF50209" w14:textId="77777777" w:rsidR="002C7181" w:rsidRDefault="002C7181" w:rsidP="001C3CED">
      <w:pPr>
        <w:pStyle w:val="CommentText"/>
      </w:pPr>
      <w:r>
        <w:rPr>
          <w:rStyle w:val="CommentReference"/>
        </w:rPr>
        <w:annotationRef/>
      </w:r>
      <w:r>
        <w:t>Eliminate duplication with 14.  E.g. Karachi to 10</w:t>
      </w:r>
    </w:p>
  </w:comment>
  <w:comment w:id="275" w:author="Nick Stoop" w:date="2019-01-14T15:04:00Z" w:initials="NS">
    <w:p w14:paraId="2E5BCADE" w14:textId="77777777" w:rsidR="002C7181" w:rsidRDefault="002C7181" w:rsidP="001C3CED">
      <w:pPr>
        <w:pStyle w:val="CommentText"/>
      </w:pPr>
      <w:r>
        <w:rPr>
          <w:rStyle w:val="CommentReference"/>
        </w:rPr>
        <w:annotationRef/>
      </w:r>
      <w:r>
        <w:t>Amount of tax owed - €20m +, seizure of assets</w:t>
      </w:r>
    </w:p>
    <w:p w14:paraId="128277F3" w14:textId="77777777" w:rsidR="002C7181" w:rsidRDefault="002C7181" w:rsidP="001C3CED">
      <w:pPr>
        <w:pStyle w:val="CommentText"/>
      </w:pPr>
      <w:r>
        <w:t>NMJ to find confirmation in documents (or press)</w:t>
      </w:r>
    </w:p>
  </w:comment>
  <w:comment w:id="287" w:author="Nick Stoop" w:date="2019-01-17T16:48:00Z" w:initials="NS">
    <w:p w14:paraId="6A0F907B" w14:textId="77777777" w:rsidR="002C7181" w:rsidRDefault="002C7181" w:rsidP="001C3CED">
      <w:pPr>
        <w:pStyle w:val="CommentText"/>
      </w:pPr>
      <w:r>
        <w:rPr>
          <w:rStyle w:val="CommentReference"/>
        </w:rPr>
        <w:annotationRef/>
      </w:r>
      <w:r>
        <w:t>Evidence – we have the official penal seizure documents</w:t>
      </w:r>
    </w:p>
    <w:p w14:paraId="7226AEEC" w14:textId="77777777" w:rsidR="002C7181" w:rsidRDefault="002C7181" w:rsidP="001C3CED">
      <w:pPr>
        <w:pStyle w:val="CommentText"/>
      </w:pPr>
    </w:p>
  </w:comment>
  <w:comment w:id="366" w:author="Nick Stoop" w:date="2019-01-23T12:06:00Z" w:initials="NS">
    <w:p w14:paraId="511197AF" w14:textId="77777777" w:rsidR="002C7181" w:rsidRDefault="002C7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67" w:author="Nick Stoop" w:date="2019-01-21T19:04:00Z" w:initials="NS">
    <w:p w14:paraId="2AF4E978" w14:textId="77777777" w:rsidR="002C7181" w:rsidRDefault="002C7181" w:rsidP="001C3CED">
      <w:pPr>
        <w:pStyle w:val="CommentText"/>
      </w:pPr>
      <w:r>
        <w:rPr>
          <w:rStyle w:val="CommentReference"/>
        </w:rPr>
        <w:annotationRef/>
      </w:r>
      <w:r>
        <w:t>FIDH report</w:t>
      </w:r>
    </w:p>
  </w:comment>
  <w:comment w:id="374" w:author="Nick Stoop" w:date="2019-01-23T16:26:00Z" w:initials="NS">
    <w:p w14:paraId="10AD72B8" w14:textId="77777777" w:rsidR="002C7181" w:rsidRDefault="002C7181" w:rsidP="001C3CED">
      <w:pPr>
        <w:pStyle w:val="CommentText"/>
      </w:pPr>
      <w:r>
        <w:rPr>
          <w:rStyle w:val="CommentReference"/>
        </w:rPr>
        <w:annotationRef/>
      </w:r>
      <w:r>
        <w:t>FIDH report</w:t>
      </w:r>
    </w:p>
  </w:comment>
  <w:comment w:id="379" w:author="Nick Stoop" w:date="2019-01-23T16:41:00Z" w:initials="NS">
    <w:p w14:paraId="6916B350" w14:textId="77777777" w:rsidR="002C7181" w:rsidRDefault="002C7181" w:rsidP="001C3CED">
      <w:pPr>
        <w:pStyle w:val="CommentText"/>
      </w:pPr>
      <w:r>
        <w:rPr>
          <w:rStyle w:val="CommentReference"/>
        </w:rPr>
        <w:annotationRef/>
      </w:r>
      <w:r>
        <w:t>FIDH report</w:t>
      </w:r>
    </w:p>
  </w:comment>
  <w:comment w:id="397" w:author="Nick Stoop" w:date="2019-01-21T19:05:00Z" w:initials="NS">
    <w:p w14:paraId="26EA064A" w14:textId="77777777" w:rsidR="002C7181" w:rsidRDefault="002C7181" w:rsidP="001C3CED">
      <w:pPr>
        <w:pStyle w:val="CommentText"/>
      </w:pPr>
      <w:r>
        <w:rPr>
          <w:rStyle w:val="CommentReference"/>
        </w:rPr>
        <w:annotationRef/>
      </w:r>
      <w:r>
        <w:t>Evidence.  Credit Report plus actual bank transfers</w:t>
      </w:r>
    </w:p>
  </w:comment>
  <w:comment w:id="400" w:author="Nick Stoop" w:date="2019-01-23T12:05:00Z" w:initials="NS">
    <w:p w14:paraId="7B0012E1" w14:textId="77777777" w:rsidR="002C7181" w:rsidRDefault="002C7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16" w:author="Nick Stoop" w:date="2019-01-23T16:45:00Z" w:initials="NS">
    <w:p w14:paraId="4CE14550" w14:textId="77777777" w:rsidR="002C7181" w:rsidRDefault="002C7181" w:rsidP="001C3CED">
      <w:pPr>
        <w:pStyle w:val="CommentText"/>
      </w:pPr>
      <w:r>
        <w:rPr>
          <w:rStyle w:val="CommentReference"/>
        </w:rPr>
        <w:annotationRef/>
      </w:r>
      <w:r>
        <w:t>Does this make the Bank potentially liable to claims by the victims of torture?  Class action?</w:t>
      </w:r>
    </w:p>
    <w:p w14:paraId="792CE666" w14:textId="77777777" w:rsidR="002C7181" w:rsidRDefault="002C7181" w:rsidP="001C3CED">
      <w:pPr>
        <w:pStyle w:val="CommentText"/>
      </w:pPr>
    </w:p>
    <w:p w14:paraId="4A8FDD2D" w14:textId="77777777" w:rsidR="002C7181" w:rsidRDefault="002C7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17" w:author="Nick Stoop" w:date="2019-01-28T16:39:00Z" w:initials="NS">
    <w:p w14:paraId="0C24E696" w14:textId="77777777" w:rsidR="002C7181" w:rsidRDefault="002C7181" w:rsidP="001C3CED">
      <w:pPr>
        <w:pStyle w:val="CommentText"/>
      </w:pPr>
      <w:r>
        <w:rPr>
          <w:rStyle w:val="CommentReference"/>
        </w:rPr>
        <w:annotationRef/>
      </w:r>
      <w:r>
        <w:t>REMOVE???</w:t>
      </w:r>
    </w:p>
  </w:comment>
  <w:comment w:id="418" w:author="User" w:date="2019-01-31T14:58:00Z" w:initials="U">
    <w:p w14:paraId="075F93B7" w14:textId="059751AE" w:rsidR="002C7181" w:rsidRDefault="002C7181">
      <w:pPr>
        <w:pStyle w:val="CommentText"/>
      </w:pPr>
      <w:r>
        <w:rPr>
          <w:rStyle w:val="CommentReference"/>
        </w:rPr>
        <w:annotationRef/>
      </w:r>
      <w:r>
        <w:t xml:space="preserve">Not sure they did ‘finance’. They intended to receive the proceeds of a contract to supply etc… </w:t>
      </w:r>
    </w:p>
  </w:comment>
  <w:comment w:id="419" w:author="User" w:date="2019-01-31T15:01:00Z" w:initials="U">
    <w:p w14:paraId="3A822E62" w14:textId="6A48A5F7" w:rsidR="002C7181" w:rsidRDefault="002C7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22" w:author="Nick Stoop" w:date="2019-01-23T12:09:00Z" w:initials="NS">
    <w:p w14:paraId="7EAEB6CB" w14:textId="77777777" w:rsidR="002C7181" w:rsidRDefault="002C7181" w:rsidP="001C3CED">
      <w:pPr>
        <w:pStyle w:val="CommentText"/>
      </w:pPr>
      <w:r>
        <w:rPr>
          <w:rStyle w:val="CommentReference"/>
        </w:rPr>
        <w:annotationRef/>
      </w:r>
      <w:r>
        <w:rPr>
          <w:rStyle w:val="CommentReference"/>
        </w:rPr>
        <w:t>Do we need all of this?</w:t>
      </w:r>
    </w:p>
  </w:comment>
  <w:comment w:id="435" w:author="Nick Stoop" w:date="2019-01-21T18:37:00Z" w:initials="NS">
    <w:p w14:paraId="0FA793B1" w14:textId="77777777" w:rsidR="002C7181" w:rsidRDefault="002C7181" w:rsidP="001C3CED">
      <w:pPr>
        <w:pStyle w:val="CommentText"/>
      </w:pPr>
      <w:r>
        <w:rPr>
          <w:rStyle w:val="CommentReference"/>
        </w:rPr>
        <w:annotationRef/>
      </w:r>
      <w:r>
        <w:t>Evidence:</w:t>
      </w:r>
    </w:p>
    <w:p w14:paraId="2AD9B037" w14:textId="77777777" w:rsidR="002C7181" w:rsidRDefault="002C7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2C7181" w:rsidRDefault="002C7181" w:rsidP="001C3CED">
      <w:pPr>
        <w:pStyle w:val="CommentText"/>
      </w:pPr>
    </w:p>
    <w:p w14:paraId="3A88E999" w14:textId="77777777" w:rsidR="002C7181" w:rsidRDefault="002C7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40" w:author="Nick Stoop" w:date="2019-01-21T20:29:00Z" w:initials="NS">
    <w:p w14:paraId="31766155" w14:textId="77777777" w:rsidR="002C7181" w:rsidRDefault="002C7181" w:rsidP="001C3CED">
      <w:pPr>
        <w:pStyle w:val="CommentText"/>
      </w:pPr>
      <w:r>
        <w:rPr>
          <w:rStyle w:val="CommentReference"/>
        </w:rPr>
        <w:annotationRef/>
      </w:r>
      <w:r>
        <w:t>Evidence: FIDH</w:t>
      </w:r>
    </w:p>
  </w:comment>
  <w:comment w:id="447" w:author="Nick Stoop" w:date="2019-01-23T17:09:00Z" w:initials="NS">
    <w:p w14:paraId="2580D00C" w14:textId="77777777" w:rsidR="002C7181" w:rsidRDefault="002C7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52" w:author="Nick Stoop" w:date="2019-01-23T21:40:00Z" w:initials="NS">
    <w:p w14:paraId="59BA31DA" w14:textId="77777777" w:rsidR="002C7181" w:rsidRDefault="002C7181" w:rsidP="001C3CED">
      <w:pPr>
        <w:pStyle w:val="CommentText"/>
      </w:pPr>
      <w:r>
        <w:rPr>
          <w:rStyle w:val="CommentReference"/>
        </w:rPr>
        <w:annotationRef/>
      </w:r>
      <w:r>
        <w:t>By a French court</w:t>
      </w:r>
    </w:p>
  </w:comment>
  <w:comment w:id="458" w:author="Nick Stoop" w:date="2019-01-23T17:20:00Z" w:initials="NS">
    <w:p w14:paraId="57175BB3" w14:textId="77777777" w:rsidR="002C7181" w:rsidRDefault="002C7181" w:rsidP="001C3CED">
      <w:pPr>
        <w:pStyle w:val="CommentText"/>
      </w:pPr>
      <w:r>
        <w:rPr>
          <w:rStyle w:val="CommentReference"/>
        </w:rPr>
        <w:annotationRef/>
      </w:r>
      <w:r>
        <w:t>Wikipedia (and elsewhere)</w:t>
      </w:r>
    </w:p>
  </w:comment>
  <w:comment w:id="466" w:author="Nick Stoop" w:date="2019-01-14T17:43:00Z" w:initials="NS">
    <w:p w14:paraId="3625C442" w14:textId="77777777" w:rsidR="002C7181" w:rsidRDefault="002C7181" w:rsidP="001C3CED">
      <w:pPr>
        <w:pStyle w:val="CommentText"/>
      </w:pPr>
      <w:r>
        <w:rPr>
          <w:rStyle w:val="CommentReference"/>
        </w:rPr>
        <w:annotationRef/>
      </w:r>
      <w:r>
        <w:t>More on Amesys</w:t>
      </w:r>
    </w:p>
  </w:comment>
  <w:comment w:id="488" w:author="User" w:date="2019-01-31T15:09:00Z" w:initials="U">
    <w:p w14:paraId="4E1593E0" w14:textId="6E44DA70" w:rsidR="002C7181" w:rsidRDefault="002C7181">
      <w:pPr>
        <w:pStyle w:val="CommentText"/>
      </w:pPr>
      <w:r>
        <w:rPr>
          <w:rStyle w:val="CommentReference"/>
        </w:rPr>
        <w:annotationRef/>
      </w:r>
      <w:r>
        <w:t>Reasonable to infer, ought to have…?</w:t>
      </w:r>
    </w:p>
  </w:comment>
  <w:comment w:id="489" w:author="Nick Stoop" w:date="2019-01-18T09:27:00Z" w:initials="NS">
    <w:p w14:paraId="61E6F6D6" w14:textId="77777777" w:rsidR="002C7181" w:rsidRDefault="002C7181" w:rsidP="001C3CED">
      <w:pPr>
        <w:pStyle w:val="CommentText"/>
      </w:pPr>
      <w:r>
        <w:rPr>
          <w:rStyle w:val="CommentReference"/>
        </w:rPr>
        <w:annotationRef/>
      </w:r>
      <w:r>
        <w:t>From the FIDH report:</w:t>
      </w:r>
    </w:p>
    <w:p w14:paraId="749847EE" w14:textId="77777777" w:rsidR="002C7181" w:rsidRDefault="002C7181" w:rsidP="001C3CED">
      <w:pPr>
        <w:pStyle w:val="CommentText"/>
      </w:pPr>
    </w:p>
    <w:p w14:paraId="110C6DA6" w14:textId="77777777" w:rsidR="002C7181" w:rsidRDefault="002C7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2C7181" w:rsidRDefault="002C7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2C7181" w:rsidRDefault="002C7181" w:rsidP="001C3CED">
      <w:pPr>
        <w:pStyle w:val="CommentText"/>
      </w:pPr>
      <w:r>
        <w:rPr>
          <w:rFonts w:ascii="Times-Roman" w:hAnsi="Times-Roman" w:cs="Times-Roman"/>
          <w:sz w:val="21"/>
          <w:szCs w:val="21"/>
        </w:rPr>
        <w:t>elimination of opponents by intelligence authorities.</w:t>
      </w:r>
    </w:p>
  </w:comment>
  <w:comment w:id="498" w:author="User" w:date="2019-01-29T19:26:00Z" w:initials="U">
    <w:p w14:paraId="46DD0176" w14:textId="2C0D52C0" w:rsidR="002C7181" w:rsidRPr="007D10D4" w:rsidRDefault="002C7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04" w:author="Nick Stoop" w:date="2019-01-23T18:33:00Z" w:initials="NS">
    <w:p w14:paraId="7990D239" w14:textId="77777777" w:rsidR="002C7181" w:rsidRPr="007D10D4" w:rsidRDefault="002C7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05" w:author="Nick Stoop" w:date="2019-01-23T18:33:00Z" w:initials="NS">
    <w:p w14:paraId="43DDC014" w14:textId="77777777" w:rsidR="002C7181" w:rsidRPr="007D10D4" w:rsidRDefault="002C7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55" w:author="Nick Stoop" w:date="2019-01-28T17:51:00Z" w:initials="NS">
    <w:p w14:paraId="2D1EA458" w14:textId="77777777" w:rsidR="002C7181" w:rsidRDefault="002C7181" w:rsidP="001C3CED">
      <w:pPr>
        <w:pStyle w:val="CommentText"/>
      </w:pPr>
      <w:r>
        <w:rPr>
          <w:rStyle w:val="CommentReference"/>
        </w:rPr>
        <w:annotationRef/>
      </w:r>
      <w:r>
        <w:t>Demand that Barclays does not destroy its records</w:t>
      </w:r>
    </w:p>
  </w:comment>
  <w:comment w:id="568" w:author="Nick Stoop" w:date="2019-01-17T14:03:00Z" w:initials="NS">
    <w:p w14:paraId="0B939F16" w14:textId="77777777" w:rsidR="002C7181" w:rsidRDefault="002C7181" w:rsidP="001C3CED">
      <w:pPr>
        <w:pStyle w:val="CommentText"/>
      </w:pPr>
      <w:r>
        <w:rPr>
          <w:rStyle w:val="CommentReference"/>
        </w:rPr>
        <w:annotationRef/>
      </w:r>
      <w:r>
        <w:t>Define Paris Property (here or above)</w:t>
      </w:r>
    </w:p>
  </w:comment>
  <w:comment w:id="573" w:author="User" w:date="2019-01-29T19:28:00Z" w:initials="U">
    <w:p w14:paraId="162C54E9" w14:textId="7C63D8F1" w:rsidR="002C7181" w:rsidRDefault="002C7181">
      <w:pPr>
        <w:pStyle w:val="CommentText"/>
      </w:pPr>
      <w:r>
        <w:rPr>
          <w:rStyle w:val="CommentReference"/>
        </w:rPr>
        <w:annotationRef/>
      </w:r>
      <w:r>
        <w:t>Injure?</w:t>
      </w:r>
    </w:p>
  </w:comment>
  <w:comment w:id="580" w:author="Nick Stoop" w:date="2019-01-28T14:56:00Z" w:initials="NS">
    <w:p w14:paraId="394ABDAC" w14:textId="77777777" w:rsidR="002C7181" w:rsidRDefault="002C7181" w:rsidP="001C3CED">
      <w:pPr>
        <w:pStyle w:val="CommentText"/>
      </w:pPr>
      <w:r>
        <w:rPr>
          <w:rStyle w:val="CommentReference"/>
        </w:rPr>
        <w:annotationRef/>
      </w:r>
      <w:r>
        <w:t>Find testimony. AF given a car.</w:t>
      </w:r>
    </w:p>
  </w:comment>
  <w:comment w:id="589" w:author="Nick Stoop" w:date="2019-01-17T15:42:00Z" w:initials="NS">
    <w:p w14:paraId="035B4F8C" w14:textId="77777777" w:rsidR="002C7181" w:rsidRDefault="002C7181" w:rsidP="001C3CED">
      <w:r>
        <w:rPr>
          <w:rStyle w:val="CommentReference"/>
        </w:rPr>
        <w:annotationRef/>
      </w:r>
      <w:r>
        <w:t>Evidence: We have copies of the police files.  They have also appeared in the French press.</w:t>
      </w:r>
    </w:p>
    <w:p w14:paraId="61075C17" w14:textId="77777777" w:rsidR="002C7181" w:rsidRDefault="002C7181" w:rsidP="001C3CED"/>
  </w:comment>
  <w:comment w:id="598" w:author="Nick Stoop" w:date="2019-02-04T11:57:00Z" w:initials="NS">
    <w:p w14:paraId="5620B969" w14:textId="23355BA6" w:rsidR="002C7181" w:rsidRDefault="002C7181">
      <w:pPr>
        <w:pStyle w:val="CommentText"/>
      </w:pPr>
      <w:r>
        <w:rPr>
          <w:rStyle w:val="CommentReference"/>
        </w:rPr>
        <w:annotationRef/>
      </w:r>
      <w:r>
        <w:t>Evidence that divorce was discussed at that meeting. Doc 170</w:t>
      </w:r>
    </w:p>
  </w:comment>
  <w:comment w:id="603" w:author="Nick Stoop" w:date="2019-01-28T16:18:00Z" w:initials="NS">
    <w:p w14:paraId="7264BAF7" w14:textId="77777777" w:rsidR="002C7181" w:rsidRPr="001C3CED" w:rsidRDefault="002C7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2" w:author="User" w:date="2019-01-31T15:12:00Z" w:initials="U">
    <w:p w14:paraId="627CF292" w14:textId="7ADE7BFF" w:rsidR="002C7181" w:rsidRDefault="002C7181">
      <w:pPr>
        <w:pStyle w:val="CommentText"/>
      </w:pPr>
      <w:r>
        <w:rPr>
          <w:rStyle w:val="CommentReference"/>
        </w:rPr>
        <w:annotationRef/>
      </w:r>
      <w:r>
        <w:t>Block capitals for names?</w:t>
      </w:r>
    </w:p>
  </w:comment>
  <w:comment w:id="659" w:author="Nick Stoop" w:date="2019-01-14T11:45:00Z" w:initials="NS">
    <w:p w14:paraId="1D65830E" w14:textId="77777777" w:rsidR="002C7181" w:rsidRDefault="002C7181" w:rsidP="001C3CED">
      <w:pPr>
        <w:pStyle w:val="CommentText"/>
      </w:pPr>
      <w:r>
        <w:rPr>
          <w:rStyle w:val="CommentReference"/>
        </w:rPr>
        <w:annotationRef/>
      </w:r>
      <w:r>
        <w:t>Separate section - Forced to leave Barclays due to dishonest dealings with ZT</w:t>
      </w:r>
    </w:p>
  </w:comment>
  <w:comment w:id="670" w:author="Nick Stoop" w:date="2019-01-28T18:10:00Z" w:initials="NS">
    <w:p w14:paraId="5A616429" w14:textId="1764958F" w:rsidR="002C7181" w:rsidRDefault="002C7181" w:rsidP="001C3CED">
      <w:pPr>
        <w:pStyle w:val="CommentText"/>
      </w:pPr>
      <w:r>
        <w:rPr>
          <w:rStyle w:val="CommentReference"/>
        </w:rPr>
        <w:annotationRef/>
      </w:r>
      <w:r>
        <w:t>Dated 10 February 2009</w:t>
      </w:r>
    </w:p>
  </w:comment>
  <w:comment w:id="736" w:author="User" w:date="2019-01-31T15:14:00Z" w:initials="U">
    <w:p w14:paraId="360171DF" w14:textId="77777777" w:rsidR="002C7181" w:rsidRDefault="002C7181">
      <w:pPr>
        <w:pStyle w:val="CommentText"/>
      </w:pPr>
      <w:r>
        <w:rPr>
          <w:rStyle w:val="CommentReference"/>
        </w:rPr>
        <w:annotationRef/>
      </w:r>
      <w:r>
        <w:t>Are we stating loan or loans?</w:t>
      </w:r>
    </w:p>
    <w:p w14:paraId="67743888" w14:textId="08BC2C70" w:rsidR="002C7181" w:rsidRDefault="002C7181">
      <w:pPr>
        <w:pStyle w:val="CommentText"/>
      </w:pPr>
    </w:p>
  </w:comment>
  <w:comment w:id="749" w:author="User" w:date="2019-01-29T18:32:00Z" w:initials="U">
    <w:p w14:paraId="06566632" w14:textId="77777777" w:rsidR="002C7181" w:rsidRDefault="002C7181" w:rsidP="00E75E85">
      <w:pPr>
        <w:pStyle w:val="CommentText"/>
      </w:pPr>
      <w:r>
        <w:rPr>
          <w:rStyle w:val="CommentReference"/>
        </w:rPr>
        <w:annotationRef/>
      </w:r>
      <w:r>
        <w:t>Edit perhaps?</w:t>
      </w:r>
    </w:p>
  </w:comment>
  <w:comment w:id="750" w:author="User" w:date="2019-01-31T15:15:00Z" w:initials="U">
    <w:p w14:paraId="707A3FCA" w14:textId="5510A8AA" w:rsidR="002C7181" w:rsidRDefault="002C7181">
      <w:pPr>
        <w:pStyle w:val="CommentText"/>
      </w:pPr>
      <w:r>
        <w:rPr>
          <w:rStyle w:val="CommentReference"/>
        </w:rPr>
        <w:annotationRef/>
      </w:r>
      <w:r>
        <w:t>Too strong?</w:t>
      </w:r>
    </w:p>
  </w:comment>
  <w:comment w:id="764" w:author="User" w:date="2019-01-29T17:06:00Z" w:initials="U">
    <w:p w14:paraId="3B9B3AB2" w14:textId="77777777" w:rsidR="002C7181" w:rsidRDefault="002C7181" w:rsidP="00E75E85">
      <w:pPr>
        <w:pStyle w:val="CommentText"/>
      </w:pPr>
      <w:r>
        <w:rPr>
          <w:rStyle w:val="CommentReference"/>
        </w:rPr>
        <w:annotationRef/>
      </w:r>
      <w:r>
        <w:t>Date?</w:t>
      </w:r>
    </w:p>
    <w:p w14:paraId="4D2790C9" w14:textId="77777777" w:rsidR="002C7181" w:rsidRDefault="002C7181" w:rsidP="00E75E85">
      <w:pPr>
        <w:pStyle w:val="CommentText"/>
      </w:pPr>
    </w:p>
  </w:comment>
  <w:comment w:id="770" w:author="Nick Stoop" w:date="2019-01-23T19:49:00Z" w:initials="NS">
    <w:p w14:paraId="01EA4BDC" w14:textId="77777777" w:rsidR="002C7181" w:rsidRDefault="002C7181" w:rsidP="00E75E85">
      <w:pPr>
        <w:pStyle w:val="CommentText"/>
      </w:pPr>
      <w:r>
        <w:rPr>
          <w:rStyle w:val="CommentReference"/>
        </w:rPr>
        <w:annotationRef/>
      </w:r>
      <w:r>
        <w:t>The Credit Report confirms this, as does the completion statement.</w:t>
      </w:r>
    </w:p>
  </w:comment>
  <w:comment w:id="760" w:author="User" w:date="2019-01-29T18:49:00Z" w:initials="U">
    <w:p w14:paraId="146CEC6C" w14:textId="77777777" w:rsidR="002C7181" w:rsidRDefault="002C7181" w:rsidP="00E75E85">
      <w:pPr>
        <w:pStyle w:val="CommentText"/>
      </w:pPr>
      <w:r>
        <w:rPr>
          <w:rStyle w:val="CommentReference"/>
        </w:rPr>
        <w:annotationRef/>
      </w:r>
      <w:r>
        <w:t>Repetition?</w:t>
      </w:r>
    </w:p>
  </w:comment>
  <w:comment w:id="784" w:author="Nick Stoop" w:date="2019-01-23T19:59:00Z" w:initials="NS">
    <w:p w14:paraId="31B6B93D" w14:textId="77777777" w:rsidR="002C7181" w:rsidRDefault="002C7181"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785" w:author="Nick Stoop" w:date="2019-01-23T19:57:00Z" w:initials="NS">
    <w:p w14:paraId="49ED2703" w14:textId="77777777" w:rsidR="002C7181" w:rsidRDefault="002C7181" w:rsidP="00E75E85">
      <w:pPr>
        <w:pStyle w:val="CommentText"/>
      </w:pPr>
      <w:r>
        <w:rPr>
          <w:rStyle w:val="CommentReference"/>
        </w:rPr>
        <w:annotationRef/>
      </w:r>
      <w:r>
        <w:t>Wrong date?  Need to check</w:t>
      </w:r>
    </w:p>
  </w:comment>
  <w:comment w:id="793" w:author="User" w:date="2019-01-31T15:17:00Z" w:initials="U">
    <w:p w14:paraId="7EFE565A" w14:textId="0A98CABB" w:rsidR="002C7181" w:rsidRDefault="002C7181">
      <w:pPr>
        <w:pStyle w:val="CommentText"/>
      </w:pPr>
      <w:r>
        <w:rPr>
          <w:rStyle w:val="CommentReference"/>
        </w:rPr>
        <w:annotationRef/>
      </w:r>
      <w:r>
        <w:t>How did they know. ‘ought to have’?</w:t>
      </w:r>
    </w:p>
  </w:comment>
  <w:comment w:id="802" w:author="User" w:date="2019-01-29T18:34:00Z" w:initials="U">
    <w:p w14:paraId="29FE6D5E" w14:textId="77777777" w:rsidR="002C7181" w:rsidRDefault="002C7181" w:rsidP="00E75E85">
      <w:pPr>
        <w:pStyle w:val="CommentText"/>
      </w:pPr>
      <w:r>
        <w:rPr>
          <w:rStyle w:val="CommentReference"/>
        </w:rPr>
        <w:annotationRef/>
      </w:r>
      <w:r>
        <w:t>Comment about dishonesty?</w:t>
      </w:r>
    </w:p>
  </w:comment>
  <w:comment w:id="813" w:author="Nick Stoop" w:date="2019-02-04T14:09:00Z" w:initials="NS">
    <w:p w14:paraId="3A8051F1" w14:textId="056D613D" w:rsidR="002C7181" w:rsidRDefault="002C7181">
      <w:pPr>
        <w:pStyle w:val="CommentText"/>
      </w:pPr>
      <w:r>
        <w:rPr>
          <w:rStyle w:val="CommentReference"/>
        </w:rPr>
        <w:annotationRef/>
      </w:r>
      <w:r>
        <w:t>Of involvement in financial crime</w:t>
      </w:r>
    </w:p>
  </w:comment>
  <w:comment w:id="823" w:author="User" w:date="2019-01-31T15:20:00Z" w:initials="U">
    <w:p w14:paraId="17FA35E2" w14:textId="4DFCA7AD" w:rsidR="002C7181" w:rsidRDefault="002C7181">
      <w:pPr>
        <w:pStyle w:val="CommentText"/>
      </w:pPr>
      <w:r>
        <w:rPr>
          <w:rStyle w:val="CommentReference"/>
        </w:rPr>
        <w:annotationRef/>
      </w:r>
      <w:r>
        <w:t>Indeed they talk about it in the CR</w:t>
      </w:r>
    </w:p>
  </w:comment>
  <w:comment w:id="833" w:author="User" w:date="2019-01-31T15:23:00Z" w:initials="U">
    <w:p w14:paraId="2986ADCA" w14:textId="5EC01C4B" w:rsidR="002C7181" w:rsidRDefault="002C7181">
      <w:pPr>
        <w:pStyle w:val="CommentText"/>
      </w:pPr>
      <w:r>
        <w:rPr>
          <w:rStyle w:val="CommentReference"/>
        </w:rPr>
        <w:annotationRef/>
      </w:r>
      <w:r>
        <w:t>Caution: His other purpose apart from French tax was to hide it from NJ.</w:t>
      </w:r>
    </w:p>
  </w:comment>
  <w:comment w:id="839" w:author="User" w:date="2019-01-29T18:35:00Z" w:initials="U">
    <w:p w14:paraId="20B6695F" w14:textId="77777777" w:rsidR="002C7181" w:rsidRDefault="002C7181" w:rsidP="00E75E85">
      <w:pPr>
        <w:pStyle w:val="CommentText"/>
      </w:pPr>
      <w:r>
        <w:rPr>
          <w:rStyle w:val="CommentReference"/>
        </w:rPr>
        <w:annotationRef/>
      </w:r>
      <w:r>
        <w:t>Perhaps expand</w:t>
      </w:r>
    </w:p>
  </w:comment>
  <w:comment w:id="873" w:author="Nick Stoop" w:date="2019-02-04T12:16:00Z" w:initials="NS">
    <w:p w14:paraId="4604AE2F" w14:textId="071E926D" w:rsidR="002C7181" w:rsidRDefault="002C7181">
      <w:pPr>
        <w:pStyle w:val="CommentText"/>
      </w:pPr>
      <w:r>
        <w:rPr>
          <w:rStyle w:val="CommentReference"/>
        </w:rPr>
        <w:annotationRef/>
      </w:r>
      <w:r>
        <w:t>To be corrected</w:t>
      </w:r>
    </w:p>
  </w:comment>
  <w:comment w:id="891" w:author="User" w:date="2019-01-29T16:11:00Z" w:initials="U">
    <w:p w14:paraId="10F51A29" w14:textId="77777777" w:rsidR="002C7181" w:rsidRDefault="002C7181" w:rsidP="00E75E85">
      <w:pPr>
        <w:pStyle w:val="CommentText"/>
      </w:pPr>
      <w:r>
        <w:rPr>
          <w:rStyle w:val="CommentReference"/>
        </w:rPr>
        <w:annotationRef/>
      </w:r>
      <w:r>
        <w:t xml:space="preserve">Is it necessary that to show that the equity release itself was money laundering? Or </w:t>
      </w:r>
    </w:p>
  </w:comment>
  <w:comment w:id="904" w:author="User" w:date="2019-01-29T15:09:00Z" w:initials="U">
    <w:p w14:paraId="25F956A9" w14:textId="77777777" w:rsidR="002C7181" w:rsidRDefault="002C7181" w:rsidP="00E75E85">
      <w:pPr>
        <w:pStyle w:val="CommentText"/>
      </w:pPr>
      <w:r>
        <w:rPr>
          <w:rStyle w:val="CommentReference"/>
        </w:rPr>
        <w:annotationRef/>
      </w:r>
      <w:r>
        <w:t xml:space="preserve">How did the bank do this? Our argument is that the charges were criminal property. </w:t>
      </w:r>
    </w:p>
  </w:comment>
  <w:comment w:id="961" w:author="User" w:date="2019-01-29T18:55:00Z" w:initials="U">
    <w:p w14:paraId="697E5AF9" w14:textId="77777777" w:rsidR="002C7181" w:rsidRDefault="002C7181" w:rsidP="00E75E85">
      <w:pPr>
        <w:pStyle w:val="CommentText"/>
      </w:pPr>
      <w:r>
        <w:rPr>
          <w:rStyle w:val="CommentReference"/>
        </w:rPr>
        <w:annotationRef/>
      </w:r>
      <w:r>
        <w:t>How does the court order affect this argument?</w:t>
      </w:r>
    </w:p>
  </w:comment>
  <w:comment w:id="978" w:author="Nick Stoop" w:date="2019-02-04T12:25:00Z" w:initials="NS">
    <w:p w14:paraId="141B18D6" w14:textId="77777777" w:rsidR="002C7181" w:rsidRDefault="002C7181">
      <w:pPr>
        <w:pStyle w:val="CommentText"/>
      </w:pPr>
      <w:r>
        <w:rPr>
          <w:rStyle w:val="CommentReference"/>
        </w:rPr>
        <w:annotationRef/>
      </w:r>
      <w:r>
        <w:t>Also VALGIMIGLI and SHUKRY</w:t>
      </w:r>
    </w:p>
    <w:p w14:paraId="19D138B1" w14:textId="5C8E5F2F" w:rsidR="002C7181" w:rsidRDefault="002C7181">
      <w:pPr>
        <w:pStyle w:val="CommentText"/>
      </w:pPr>
      <w:r>
        <w:t>Why no action against KERBIDI?</w:t>
      </w:r>
    </w:p>
  </w:comment>
  <w:comment w:id="997" w:author="Nick Stoop" w:date="2019-02-04T12:28:00Z" w:initials="NS">
    <w:p w14:paraId="52EE1B6D" w14:textId="08284E48" w:rsidR="002C7181" w:rsidRDefault="002C7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6D25A284"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31B6B93D" w15:done="0"/>
  <w15:commentEx w15:paraId="49ED2703" w15:done="0"/>
  <w15:commentEx w15:paraId="7EFE565A" w15:done="0"/>
  <w15:commentEx w15:paraId="29FE6D5E" w15:done="0"/>
  <w15:commentEx w15:paraId="3A8051F1" w15:done="0"/>
  <w15:commentEx w15:paraId="17FA35E2" w15:done="0"/>
  <w15:commentEx w15:paraId="2986ADCA" w15:done="0"/>
  <w15:commentEx w15:paraId="20B6695F" w15:done="0"/>
  <w15:commentEx w15:paraId="4604AE2F" w15:done="0"/>
  <w15:commentEx w15:paraId="10F51A29" w15:done="0"/>
  <w15:commentEx w15:paraId="25F956A9" w15:done="0"/>
  <w15:commentEx w15:paraId="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6D25A284" w16cid:durableId="1FFD9FB6"/>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1FFAFFB8"/>
  <w16cid:commentId w16cid:paraId="128277F3" w16cid:durableId="1FFAFFB9"/>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31B6B93D" w16cid:durableId="1FF40234"/>
  <w16cid:commentId w16cid:paraId="49ED2703" w16cid:durableId="1FF40235"/>
  <w16cid:commentId w16cid:paraId="7EFE565A" w16cid:durableId="1FFD9012"/>
  <w16cid:commentId w16cid:paraId="29FE6D5E" w16cid:durableId="1FFB1B2B"/>
  <w16cid:commentId w16cid:paraId="3A8051F1" w16cid:durableId="2002C623"/>
  <w16cid:commentId w16cid:paraId="17FA35E2" w16cid:durableId="1FFD90C1"/>
  <w16cid:commentId w16cid:paraId="2986ADCA" w16cid:durableId="1FFD915A"/>
  <w16cid:commentId w16cid:paraId="20B6695F" w16cid:durableId="1FFB1B76"/>
  <w16cid:commentId w16cid:paraId="4604AE2F" w16cid:durableId="2002ABB2"/>
  <w16cid:commentId w16cid:paraId="10F51A29" w16cid:durableId="1FFAF9B4"/>
  <w16cid:commentId w16cid:paraId="25F956A9" w16cid:durableId="1FFAEB40"/>
  <w16cid:commentId w16cid:paraId="697E5AF9" w16cid:durableId="1FFB201A"/>
  <w16cid:commentId w16cid:paraId="19D138B1" w16cid:durableId="2002ADC2"/>
  <w16cid:commentId w16cid:paraId="52EE1B6D" w16cid:durableId="2002AE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313A1"/>
    <w:rsid w:val="001420F8"/>
    <w:rsid w:val="001473BB"/>
    <w:rsid w:val="0014749B"/>
    <w:rsid w:val="00170B3B"/>
    <w:rsid w:val="00192368"/>
    <w:rsid w:val="001A50D2"/>
    <w:rsid w:val="001B2345"/>
    <w:rsid w:val="001C3CED"/>
    <w:rsid w:val="002038CD"/>
    <w:rsid w:val="00233631"/>
    <w:rsid w:val="00240B87"/>
    <w:rsid w:val="00247B89"/>
    <w:rsid w:val="00267A7A"/>
    <w:rsid w:val="00271D19"/>
    <w:rsid w:val="00284057"/>
    <w:rsid w:val="002C6E98"/>
    <w:rsid w:val="002C7181"/>
    <w:rsid w:val="003024D8"/>
    <w:rsid w:val="00305CE6"/>
    <w:rsid w:val="00311026"/>
    <w:rsid w:val="0031236E"/>
    <w:rsid w:val="00346BF9"/>
    <w:rsid w:val="003E3E0A"/>
    <w:rsid w:val="003F7C8B"/>
    <w:rsid w:val="00406B69"/>
    <w:rsid w:val="00427743"/>
    <w:rsid w:val="004D7B95"/>
    <w:rsid w:val="00553F10"/>
    <w:rsid w:val="00595F15"/>
    <w:rsid w:val="005B09BC"/>
    <w:rsid w:val="005C1D36"/>
    <w:rsid w:val="005F42E2"/>
    <w:rsid w:val="00613553"/>
    <w:rsid w:val="0068690E"/>
    <w:rsid w:val="00691C21"/>
    <w:rsid w:val="006B5AEE"/>
    <w:rsid w:val="007346E5"/>
    <w:rsid w:val="0076599F"/>
    <w:rsid w:val="0077064A"/>
    <w:rsid w:val="00775141"/>
    <w:rsid w:val="0078491A"/>
    <w:rsid w:val="007914A5"/>
    <w:rsid w:val="007A11A9"/>
    <w:rsid w:val="007B1C7E"/>
    <w:rsid w:val="007D10D4"/>
    <w:rsid w:val="008C1AAF"/>
    <w:rsid w:val="008C78C3"/>
    <w:rsid w:val="0091605D"/>
    <w:rsid w:val="00933A7C"/>
    <w:rsid w:val="009731CC"/>
    <w:rsid w:val="009910A2"/>
    <w:rsid w:val="009D1D56"/>
    <w:rsid w:val="009F3929"/>
    <w:rsid w:val="00A07958"/>
    <w:rsid w:val="00A547E3"/>
    <w:rsid w:val="00AE7F42"/>
    <w:rsid w:val="00B709CA"/>
    <w:rsid w:val="00BB7BEA"/>
    <w:rsid w:val="00C04859"/>
    <w:rsid w:val="00CD34C7"/>
    <w:rsid w:val="00CE7BA3"/>
    <w:rsid w:val="00D355F0"/>
    <w:rsid w:val="00D53BB8"/>
    <w:rsid w:val="00DA3F50"/>
    <w:rsid w:val="00DC1BA5"/>
    <w:rsid w:val="00E5219D"/>
    <w:rsid w:val="00E65CF6"/>
    <w:rsid w:val="00E75E85"/>
    <w:rsid w:val="00E92996"/>
    <w:rsid w:val="00ED37F2"/>
    <w:rsid w:val="00EF3BDE"/>
    <w:rsid w:val="00F01D63"/>
    <w:rsid w:val="00F12A2D"/>
    <w:rsid w:val="00F3199A"/>
    <w:rsid w:val="00F31FF0"/>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63759-EE36-449A-A8BE-7BA04CA13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6925</Words>
  <Characters>39474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2019-02-04T15:00:00Z</dcterms:created>
  <dcterms:modified xsi:type="dcterms:W3CDTF">2019-02-04T15:00:00Z</dcterms:modified>
</cp:coreProperties>
</file>