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3C7C1" w14:textId="395970AD" w:rsidR="00796A6D" w:rsidRDefault="0073524D">
      <w:r>
        <w:t>Conference with Joshua Munro</w:t>
      </w:r>
      <w:r w:rsidR="007E0F70">
        <w:t xml:space="preserve"> (JM)</w:t>
      </w:r>
    </w:p>
    <w:p w14:paraId="669C120E" w14:textId="6BE8CD2A" w:rsidR="0073524D" w:rsidRDefault="0073524D">
      <w:r>
        <w:t>15.10.2020</w:t>
      </w:r>
    </w:p>
    <w:p w14:paraId="4ACA86A6" w14:textId="5ECB436A" w:rsidR="00AC7128" w:rsidRDefault="008A6C7E">
      <w:r>
        <w:t>Present: David Ingram (DI), Joanna Wells, Nick Stoop and Harry Farrell</w:t>
      </w:r>
    </w:p>
    <w:p w14:paraId="34AEE16D" w14:textId="77777777" w:rsidR="008A6C7E" w:rsidRDefault="008A6C7E"/>
    <w:p w14:paraId="207109A2" w14:textId="77777777" w:rsidR="008A6C7E" w:rsidRDefault="008A6C7E"/>
    <w:p w14:paraId="29713FC5" w14:textId="340AE146" w:rsidR="0073524D" w:rsidRPr="008A6C7E" w:rsidRDefault="0073524D">
      <w:pPr>
        <w:rPr>
          <w:b/>
          <w:bCs/>
        </w:rPr>
      </w:pPr>
      <w:r w:rsidRPr="008A6C7E">
        <w:rPr>
          <w:b/>
          <w:bCs/>
        </w:rPr>
        <w:t>Good news.  We should be able to spike the strike out application.</w:t>
      </w:r>
    </w:p>
    <w:p w14:paraId="482092F3" w14:textId="77777777" w:rsidR="00AC7128" w:rsidRDefault="00AC7128">
      <w:pPr>
        <w:rPr>
          <w:u w:val="single"/>
        </w:rPr>
      </w:pPr>
    </w:p>
    <w:p w14:paraId="6E142F7A" w14:textId="569C6020" w:rsidR="0073524D" w:rsidRPr="0073524D" w:rsidRDefault="007E0F70">
      <w:pPr>
        <w:rPr>
          <w:u w:val="single"/>
        </w:rPr>
      </w:pPr>
      <w:r w:rsidRPr="007E0F70">
        <w:rPr>
          <w:u w:val="single"/>
        </w:rPr>
        <w:t>The Agreement</w:t>
      </w:r>
      <w:r>
        <w:rPr>
          <w:u w:val="single"/>
        </w:rPr>
        <w:t xml:space="preserve"> does not relate to </w:t>
      </w:r>
      <w:r w:rsidR="0073524D" w:rsidRPr="0073524D">
        <w:rPr>
          <w:u w:val="single"/>
        </w:rPr>
        <w:t>Family proceedings</w:t>
      </w:r>
    </w:p>
    <w:p w14:paraId="3F1EC078" w14:textId="77777777" w:rsidR="004C7095" w:rsidRDefault="0073524D" w:rsidP="0073524D">
      <w:r>
        <w:t>The Agreement relates solely to the objective of the Assignment defined therein.  It does not relate to family proceedings.</w:t>
      </w:r>
      <w:r w:rsidR="004C7095">
        <w:t xml:space="preserve"> </w:t>
      </w:r>
    </w:p>
    <w:p w14:paraId="4D276A22" w14:textId="2B7B9563" w:rsidR="0073524D" w:rsidRDefault="004C7095" w:rsidP="0073524D">
      <w:r>
        <w:t>[I also commented that the family proceedings had been finally concluded more than 2 years prior to the date of the Agreement.]</w:t>
      </w:r>
    </w:p>
    <w:p w14:paraId="6A31A6A0" w14:textId="77777777" w:rsidR="00AC7128" w:rsidRDefault="00AC7128" w:rsidP="007E0F70">
      <w:pPr>
        <w:rPr>
          <w:u w:val="single"/>
        </w:rPr>
      </w:pPr>
    </w:p>
    <w:p w14:paraId="021D6942" w14:textId="24B260A0" w:rsidR="0073524D" w:rsidRPr="007E0F70" w:rsidRDefault="007E0F70" w:rsidP="007E0F70">
      <w:pPr>
        <w:rPr>
          <w:u w:val="single"/>
        </w:rPr>
      </w:pPr>
      <w:r w:rsidRPr="007E0F70">
        <w:rPr>
          <w:u w:val="single"/>
        </w:rPr>
        <w:t xml:space="preserve">The Agreement </w:t>
      </w:r>
      <w:r w:rsidRPr="004358DA">
        <w:rPr>
          <w:b/>
          <w:bCs/>
          <w:u w:val="single"/>
        </w:rPr>
        <w:t>does</w:t>
      </w:r>
      <w:r w:rsidRPr="007E0F70">
        <w:rPr>
          <w:u w:val="single"/>
        </w:rPr>
        <w:t xml:space="preserve"> comply with the Damages-Based Agreements Regulations 2013 and s58AA(4)(c) Courts and Legal Services Act 1990</w:t>
      </w:r>
    </w:p>
    <w:p w14:paraId="6C22A06A" w14:textId="77A803F0" w:rsidR="0073524D" w:rsidRDefault="0073524D" w:rsidP="0073524D">
      <w:r>
        <w:t xml:space="preserve">The Agreement is not unenforceable for failing to set out the </w:t>
      </w:r>
      <w:r w:rsidRPr="0073524D">
        <w:t>reason</w:t>
      </w:r>
      <w:r w:rsidR="007E0F70">
        <w:t>s</w:t>
      </w:r>
      <w:r w:rsidRPr="0073524D">
        <w:t xml:space="preserve"> for setting the amount of the payment at the level agreed </w:t>
      </w:r>
      <w:r>
        <w:t>(for the %) because it did, under “Risks” in section 5 of the Agreement.  These are obviously the reasons for the Success Fee.  Therefore, the Agreement did not breach the DBA regulations.</w:t>
      </w:r>
    </w:p>
    <w:p w14:paraId="16F041A1" w14:textId="755696BC" w:rsidR="0073524D" w:rsidRDefault="007E0F70" w:rsidP="007E0F70">
      <w:r>
        <w:t xml:space="preserve">Or, if there was a breach, it was minor, namely the failure to include the sentence: </w:t>
      </w:r>
      <w:r w:rsidRPr="007E0F70">
        <w:rPr>
          <w:i/>
          <w:iCs/>
        </w:rPr>
        <w:t>“These are the reasons for the Success Fee”</w:t>
      </w:r>
      <w:r>
        <w:t xml:space="preserve">.  This is so minor as to have no material adverse effect on the protection afforded to the Defendant, or on the proper administration of justice. </w:t>
      </w:r>
    </w:p>
    <w:p w14:paraId="15E1A5DB" w14:textId="3B3EB606" w:rsidR="007E0F70" w:rsidRDefault="007E0F70" w:rsidP="007E0F70">
      <w:r>
        <w:t xml:space="preserve">JM referred to authorities including </w:t>
      </w:r>
      <w:r w:rsidRPr="00AC7128">
        <w:rPr>
          <w:i/>
          <w:iCs/>
        </w:rPr>
        <w:t>Hollins v Russell (2003)</w:t>
      </w:r>
      <w:r w:rsidR="00AC7128">
        <w:t>, which was about CFAs.</w:t>
      </w:r>
    </w:p>
    <w:p w14:paraId="51731AAB" w14:textId="5669D829" w:rsidR="0073524D" w:rsidRPr="00AC7128" w:rsidRDefault="00AC7128" w:rsidP="0073524D">
      <w:pPr>
        <w:rPr>
          <w:i/>
          <w:iCs/>
        </w:rPr>
      </w:pPr>
      <w:r w:rsidRPr="00AC7128">
        <w:rPr>
          <w:i/>
          <w:iCs/>
        </w:rPr>
        <w:t>“Has the particular departure from a regulation pursuant to section 58(3)(c) of the 1990 Act or a requirement in section 58, either on its own or in conjunction with any other such departure in this case, had a materially adverse effect either upon the protection afforded to the client or upon the proper administration of justice?”  If the answer is “yes” the conditions have not been satisfied.  If the answer is “no” then the departure is immaterial and (assuming that there is no other reason to conclude otherwise) the conditions have been satisfied.”</w:t>
      </w:r>
    </w:p>
    <w:p w14:paraId="2B633A79" w14:textId="2762B94B" w:rsidR="0073524D" w:rsidRDefault="00AC7128" w:rsidP="0073524D">
      <w:r>
        <w:t>JM opined that it was highly likely that a court would apply the same reasoning to a DBA: CFAs had/have similar regulations (to DBAs) and this is a broadly similar case, alleging breach of that same regulation (specify the reason…).</w:t>
      </w:r>
    </w:p>
    <w:p w14:paraId="116B299F" w14:textId="4AC5FD34" w:rsidR="00AC7128" w:rsidRDefault="00AC7128" w:rsidP="0073524D">
      <w:r>
        <w:t xml:space="preserve">JM also referred to </w:t>
      </w:r>
      <w:r w:rsidR="004358DA" w:rsidRPr="00CF52FC">
        <w:rPr>
          <w:i/>
          <w:iCs/>
        </w:rPr>
        <w:t>Bray Walker v Silveira</w:t>
      </w:r>
      <w:r w:rsidR="00CF52FC" w:rsidRPr="00CF52FC">
        <w:rPr>
          <w:i/>
          <w:iCs/>
        </w:rPr>
        <w:t xml:space="preserve"> (2010)</w:t>
      </w:r>
      <w:r w:rsidR="00CF52FC">
        <w:t xml:space="preserve"> on the same point.</w:t>
      </w:r>
    </w:p>
    <w:p w14:paraId="46234271" w14:textId="0CEA6874" w:rsidR="00AC7128" w:rsidRDefault="00CF52FC" w:rsidP="0073524D">
      <w:r>
        <w:t>JM felt the courts lenient in face of a failure to state the reasons if the client had their eyes open and understood the reasons for the agreed percentage</w:t>
      </w:r>
      <w:r w:rsidR="004C7095">
        <w:t>.</w:t>
      </w:r>
    </w:p>
    <w:p w14:paraId="17B5F36C" w14:textId="39F45153" w:rsidR="004C7095" w:rsidRDefault="004C7095" w:rsidP="0073524D">
      <w:r>
        <w:t>JM considered this a decent argument against the strike out application.  (He also felt it had real prospects of success at trial.)</w:t>
      </w:r>
    </w:p>
    <w:p w14:paraId="6CE0AE99" w14:textId="72FDC608" w:rsidR="004C7095" w:rsidRDefault="004C7095" w:rsidP="0073524D">
      <w:r>
        <w:lastRenderedPageBreak/>
        <w:t xml:space="preserve">A further point made by JM is that there is little by way of authorities on DBAs, which he described as a developing area of law.  Accordingly, a court should not summarily </w:t>
      </w:r>
      <w:ins w:id="0" w:author="PG-Farrell, Harry" w:date="2020-10-16T10:35:00Z">
        <w:r w:rsidR="003F130E">
          <w:t xml:space="preserve">determine </w:t>
        </w:r>
      </w:ins>
      <w:del w:id="1" w:author="PG-Farrell, Harry" w:date="2020-10-16T10:35:00Z">
        <w:r w:rsidDel="003F130E">
          <w:delText xml:space="preserve">dismiss </w:delText>
        </w:r>
      </w:del>
      <w:r>
        <w:t>the claim.</w:t>
      </w:r>
    </w:p>
    <w:p w14:paraId="72FAE487" w14:textId="488A86D6" w:rsidR="004C7095" w:rsidRDefault="004C7095" w:rsidP="0073524D">
      <w:r>
        <w:t xml:space="preserve">JM said that to bolster our prospects, we should amend the PoC making clear that the Agreement related only to the Barclays matter.  </w:t>
      </w:r>
      <w:ins w:id="2" w:author="PG-Farrell, Harry" w:date="2020-10-16T10:34:00Z">
        <w:r w:rsidR="003F130E">
          <w:t>Paragraph 24 of PoC</w:t>
        </w:r>
      </w:ins>
      <w:ins w:id="3" w:author="PG-Farrell, Harry" w:date="2020-10-16T10:36:00Z">
        <w:r w:rsidR="002E77FE">
          <w:t xml:space="preserve">, </w:t>
        </w:r>
      </w:ins>
      <w:ins w:id="4" w:author="PG-Farrell, Harry" w:date="2020-10-16T10:34:00Z">
        <w:r w:rsidR="003F130E">
          <w:t>he said he didn’t understand</w:t>
        </w:r>
      </w:ins>
      <w:ins w:id="5" w:author="PG-Farrell, Harry" w:date="2020-10-16T10:36:00Z">
        <w:r w:rsidR="0022332A">
          <w:t xml:space="preserve"> </w:t>
        </w:r>
      </w:ins>
      <w:ins w:id="6" w:author="PG-Farrell, Harry" w:date="2020-10-16T10:34:00Z">
        <w:r w:rsidR="003F130E">
          <w:t>why it was pleaded</w:t>
        </w:r>
      </w:ins>
      <w:ins w:id="7" w:author="PG-Farrell, Harry" w:date="2020-10-16T10:36:00Z">
        <w:r w:rsidR="002E77FE">
          <w:t xml:space="preserve"> the way it was</w:t>
        </w:r>
      </w:ins>
      <w:ins w:id="8" w:author="PG-Farrell, Harry" w:date="2020-10-16T10:34:00Z">
        <w:r w:rsidR="003F130E">
          <w:t xml:space="preserve">. </w:t>
        </w:r>
      </w:ins>
    </w:p>
    <w:p w14:paraId="1AD23D6D" w14:textId="77777777" w:rsidR="004C7095" w:rsidRDefault="004C7095" w:rsidP="0073524D">
      <w:r>
        <w:t xml:space="preserve">There were also alternative bases of claim in addition to the (1) the 50% argument, including (2) the loss of the chance of obtaining (?) or (3) a time-based claim.  JM was not so keen on (3).  </w:t>
      </w:r>
    </w:p>
    <w:p w14:paraId="499749CB" w14:textId="060DFDB4" w:rsidR="004C7095" w:rsidRDefault="004C7095" w:rsidP="0073524D">
      <w:r>
        <w:t>[And I am not sure what he meant by (2)].</w:t>
      </w:r>
      <w:ins w:id="9" w:author="PG-Farrell, Harry" w:date="2020-10-16T10:28:00Z">
        <w:r w:rsidR="003F130E">
          <w:t xml:space="preserve"> Loss of opportunity to obtain 50%</w:t>
        </w:r>
      </w:ins>
    </w:p>
    <w:p w14:paraId="0DBC2CB0" w14:textId="4C3413F5" w:rsidR="004C7095" w:rsidRDefault="004C7095" w:rsidP="0073524D">
      <w:r>
        <w:t>In addition to amending the PoC, I should write a Witness Statement providing a chapter and verse explanation as to Nicola’s entering the Agreement with her eyes open</w:t>
      </w:r>
      <w:r w:rsidR="008A6C7E">
        <w:t>, including knowing that the agreed percentage was 50% and understanding the reasons for that and exhibiting her emails confirming that she sought independent legal advice before signing the Agreement.</w:t>
      </w:r>
    </w:p>
    <w:p w14:paraId="0DE80C74" w14:textId="2901225E" w:rsidR="008A6C7E" w:rsidRDefault="008A6C7E" w:rsidP="0073524D">
      <w:r>
        <w:t>[My note – illegible to me – seems to read “does not cover FP on any view”.  But I can’t remember what FP stands for.]</w:t>
      </w:r>
      <w:ins w:id="10" w:author="PG-Farrell, Harry" w:date="2020-10-16T10:29:00Z">
        <w:r w:rsidR="003F130E">
          <w:t xml:space="preserve"> FP= Family proceedings </w:t>
        </w:r>
      </w:ins>
    </w:p>
    <w:p w14:paraId="4079D1F2" w14:textId="1C781518" w:rsidR="008A6C7E" w:rsidRDefault="008A6C7E" w:rsidP="0073524D"/>
    <w:p w14:paraId="1E9D2F8F" w14:textId="66184490" w:rsidR="008A6C7E" w:rsidRDefault="008A6C7E" w:rsidP="0073524D">
      <w:r>
        <w:t xml:space="preserve">David Ingram added that he felt the Quantum Meruit argument was weak.  If the court interprets the DBA regulations in the same way that it interprets the CFA rules, then </w:t>
      </w:r>
      <w:r w:rsidRPr="008A6C7E">
        <w:rPr>
          <w:i/>
          <w:iCs/>
        </w:rPr>
        <w:t>Geraghty</w:t>
      </w:r>
      <w:r>
        <w:t xml:space="preserve"> is a problem.  To rebrand the same, or similar, claim would be contrary to public policy.</w:t>
      </w:r>
    </w:p>
    <w:p w14:paraId="45CE0DF0" w14:textId="7178C837" w:rsidR="008A6C7E" w:rsidRDefault="008A6C7E" w:rsidP="0073524D">
      <w:r>
        <w:t>[That said, it has been pointed out by ES that the QM claim is not similar to the contract claim.]</w:t>
      </w:r>
    </w:p>
    <w:p w14:paraId="52EC6171" w14:textId="41F4A8CD" w:rsidR="008A6C7E" w:rsidRDefault="008963D0" w:rsidP="0073524D">
      <w:r>
        <w:t>Procedurally, the next steps are to agree to the transfer to Chancery Division – for half a day - and to extend the time periods for Directions Questionnaire and Reply to 21 days after the resolution of the strike out application.</w:t>
      </w:r>
    </w:p>
    <w:p w14:paraId="66B15E4B" w14:textId="5845B7A0" w:rsidR="008963D0" w:rsidRDefault="008963D0" w:rsidP="0073524D">
      <w:r>
        <w:t xml:space="preserve">While not </w:t>
      </w:r>
      <w:r w:rsidR="004C4A54">
        <w:t>super-</w:t>
      </w:r>
      <w:r>
        <w:t>urgent, the Amended Particulars and W/S should be settled sooner rather than later</w:t>
      </w:r>
      <w:r w:rsidR="00576A31">
        <w:t xml:space="preserve"> and fully documented, for example taking account of the Defence Disclosure list, which included some documents DI had not seen</w:t>
      </w:r>
      <w:r w:rsidR="00C426BA">
        <w:t>.</w:t>
      </w:r>
    </w:p>
    <w:p w14:paraId="05A256AF" w14:textId="319BBB2E" w:rsidR="00C426BA" w:rsidRDefault="003F130E" w:rsidP="0073524D">
      <w:ins w:id="11" w:author="PG-Farrell, Harry" w:date="2020-10-16T10:30:00Z">
        <w:r>
          <w:t>JM</w:t>
        </w:r>
      </w:ins>
      <w:ins w:id="12" w:author="Nick Stoop" w:date="2020-10-16T11:03:00Z">
        <w:r w:rsidR="001C2BA3">
          <w:t xml:space="preserve"> (</w:t>
        </w:r>
      </w:ins>
      <w:ins w:id="13" w:author="Nick Stoop" w:date="2020-10-16T11:04:00Z">
        <w:r w:rsidR="001C2BA3">
          <w:t>/</w:t>
        </w:r>
      </w:ins>
      <w:ins w:id="14" w:author="Nick Stoop" w:date="2020-10-16T11:03:00Z">
        <w:r w:rsidR="001C2BA3">
          <w:t>DI)</w:t>
        </w:r>
      </w:ins>
      <w:ins w:id="15" w:author="PG-Farrell, Harry" w:date="2020-10-16T10:30:00Z">
        <w:r>
          <w:t xml:space="preserve"> said we should invite the other side to </w:t>
        </w:r>
        <w:del w:id="16" w:author="Nick Stoop" w:date="2020-10-16T10:41:00Z">
          <w:r w:rsidDel="0026017B">
            <w:delText>strike down</w:delText>
          </w:r>
        </w:del>
      </w:ins>
      <w:ins w:id="17" w:author="Nick Stoop" w:date="2020-10-16T10:41:00Z">
        <w:r w:rsidR="0026017B">
          <w:t>withdraw</w:t>
        </w:r>
      </w:ins>
      <w:ins w:id="18" w:author="PG-Farrell, Harry" w:date="2020-10-16T10:30:00Z">
        <w:r>
          <w:t xml:space="preserve"> their strike out</w:t>
        </w:r>
      </w:ins>
      <w:ins w:id="19" w:author="PG-Farrell, Harry" w:date="2020-10-16T10:36:00Z">
        <w:r w:rsidR="002E77FE">
          <w:t xml:space="preserve"> application. </w:t>
        </w:r>
      </w:ins>
    </w:p>
    <w:p w14:paraId="322E828C" w14:textId="714E4C6E" w:rsidR="00C426BA" w:rsidRDefault="00C426BA" w:rsidP="0073524D">
      <w:r>
        <w:t>JM added that we should press NMJ to disclose her emails regarding the independent advice she sought (obtained?) in respect of the Agreement before signing it.</w:t>
      </w:r>
      <w:ins w:id="20" w:author="PG-Farrell, Harry" w:date="2020-10-16T10:32:00Z">
        <w:r w:rsidR="003F130E">
          <w:t xml:space="preserve"> JM </w:t>
        </w:r>
      </w:ins>
      <w:ins w:id="21" w:author="PG-Farrell, Harry" w:date="2020-10-16T10:33:00Z">
        <w:r w:rsidR="003F130E">
          <w:t>said that this part of her defence was inconsistent.</w:t>
        </w:r>
      </w:ins>
    </w:p>
    <w:p w14:paraId="6B8FE05C" w14:textId="4117DFB4" w:rsidR="004C4A54" w:rsidDel="003F130E" w:rsidRDefault="003F130E" w:rsidP="0073524D">
      <w:pPr>
        <w:rPr>
          <w:del w:id="22" w:author="PG-Farrell, Harry" w:date="2020-10-16T10:32:00Z"/>
        </w:rPr>
      </w:pPr>
      <w:ins w:id="23" w:author="PG-Farrell, Harry" w:date="2020-10-16T10:32:00Z">
        <w:r>
          <w:t xml:space="preserve"> </w:t>
        </w:r>
      </w:ins>
    </w:p>
    <w:p w14:paraId="1F8D85EC" w14:textId="0999ED6B" w:rsidR="008A6C7E" w:rsidDel="003F130E" w:rsidRDefault="008A6C7E" w:rsidP="0073524D">
      <w:pPr>
        <w:rPr>
          <w:del w:id="24" w:author="PG-Farrell, Harry" w:date="2020-10-16T10:31:00Z"/>
        </w:rPr>
      </w:pPr>
    </w:p>
    <w:p w14:paraId="50DC2A57" w14:textId="77777777" w:rsidR="004C7095" w:rsidRDefault="004C7095" w:rsidP="0073524D"/>
    <w:p w14:paraId="7FFCCF7F" w14:textId="77777777" w:rsidR="004C7095" w:rsidRDefault="004C7095" w:rsidP="0073524D"/>
    <w:p w14:paraId="78116CB2" w14:textId="77777777" w:rsidR="004C7095" w:rsidRDefault="004C7095" w:rsidP="0073524D"/>
    <w:p w14:paraId="0129921E" w14:textId="77777777" w:rsidR="004C7095" w:rsidRDefault="004C7095" w:rsidP="0073524D"/>
    <w:sectPr w:rsidR="004C70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3A6DA0"/>
    <w:multiLevelType w:val="hybridMultilevel"/>
    <w:tmpl w:val="D90E8F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13879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G-Farrell, Harry">
    <w15:presenceInfo w15:providerId="None" w15:userId="PG-Farrell, Harry"/>
  </w15:person>
  <w15:person w15:author="Nick Stoop">
    <w15:presenceInfo w15:providerId="Windows Live" w15:userId="389eb8e5d80708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24D"/>
    <w:rsid w:val="001C2BA3"/>
    <w:rsid w:val="0022332A"/>
    <w:rsid w:val="0026017B"/>
    <w:rsid w:val="002E77FE"/>
    <w:rsid w:val="003F130E"/>
    <w:rsid w:val="004358DA"/>
    <w:rsid w:val="004C4A54"/>
    <w:rsid w:val="004C7095"/>
    <w:rsid w:val="00576A31"/>
    <w:rsid w:val="00576D87"/>
    <w:rsid w:val="00616E9C"/>
    <w:rsid w:val="0073524D"/>
    <w:rsid w:val="007E0F70"/>
    <w:rsid w:val="008963D0"/>
    <w:rsid w:val="008A6C7E"/>
    <w:rsid w:val="00A10967"/>
    <w:rsid w:val="00AC7128"/>
    <w:rsid w:val="00BC7D78"/>
    <w:rsid w:val="00C426BA"/>
    <w:rsid w:val="00CF52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4CAB2"/>
  <w15:chartTrackingRefBased/>
  <w15:docId w15:val="{67AACA8C-BE6B-4ADF-99E5-209479120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524D"/>
    <w:pPr>
      <w:ind w:left="720"/>
      <w:contextualSpacing/>
    </w:pPr>
  </w:style>
  <w:style w:type="paragraph" w:styleId="Revision">
    <w:name w:val="Revision"/>
    <w:hidden/>
    <w:uiPriority w:val="99"/>
    <w:semiHidden/>
    <w:rsid w:val="00BC7D7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F117EC-4667-4027-BB61-88EC0887D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737</Words>
  <Characters>4063</Characters>
  <Application>Microsoft Office Word</Application>
  <DocSecurity>0</DocSecurity>
  <Lines>104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Stoop</dc:creator>
  <cp:keywords/>
  <dc:description/>
  <cp:lastModifiedBy>Nick Stoop</cp:lastModifiedBy>
  <cp:revision>2</cp:revision>
  <dcterms:created xsi:type="dcterms:W3CDTF">2022-05-17T19:03:00Z</dcterms:created>
  <dcterms:modified xsi:type="dcterms:W3CDTF">2022-05-17T19:03:00Z</dcterms:modified>
</cp:coreProperties>
</file>