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3D705810"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8 Addison Crescent, London W14 8JP (Title No: BGL25559) (the "London Property") Charge in favour of Barclays Bank Pic (the "Bank") dated 2 February 2009 (the "London</w:t>
      </w:r>
      <w:r>
        <w:t xml:space="preserve"> </w:t>
      </w:r>
      <w:r w:rsidRPr="007225E6">
        <w:t>Charge")</w:t>
      </w:r>
    </w:p>
    <w:p w14:paraId="210CF314" w14:textId="77777777" w:rsidR="001C3CED" w:rsidRPr="007225E6" w:rsidRDefault="001C3CED" w:rsidP="0031236E">
      <w:pPr>
        <w:pStyle w:val="Heading2"/>
        <w:rPr>
          <w:bCs/>
        </w:rPr>
      </w:pPr>
      <w:r w:rsidRPr="007225E6">
        <w:t xml:space="preserve">Our client: Nicola Johnson (formerly Nicola Takieddine) </w:t>
      </w:r>
    </w:p>
    <w:p w14:paraId="08D60BF4" w14:textId="77777777" w:rsidR="001C3CED" w:rsidRPr="007225E6" w:rsidRDefault="001C3CED" w:rsidP="0031236E">
      <w:pPr>
        <w:pStyle w:val="Heading2"/>
      </w:pPr>
      <w:r w:rsidRPr="0031236E">
        <w:t>Introduction</w:t>
      </w:r>
    </w:p>
    <w:p w14:paraId="16954046" w14:textId="77777777" w:rsidR="001C3CED" w:rsidRPr="007B0555" w:rsidRDefault="001C3CED" w:rsidP="0031236E">
      <w:pPr>
        <w:pStyle w:val="Heading4"/>
      </w:pPr>
      <w:r w:rsidRPr="007B0555">
        <w:t xml:space="preserve">We act for </w:t>
      </w:r>
      <w:commentRangeStart w:id="2"/>
      <w:r w:rsidRPr="007B0555">
        <w:t>Nicola Johnson</w:t>
      </w:r>
      <w:commentRangeEnd w:id="2"/>
      <w:r w:rsidRPr="007B0555">
        <w:commentReference w:id="2"/>
      </w:r>
      <w:r w:rsidRPr="007B0555">
        <w:t>.</w:t>
      </w:r>
    </w:p>
    <w:p w14:paraId="76CF6C7B" w14:textId="77777777"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Barclays Bank plc (the “</w:t>
      </w:r>
      <w:r w:rsidRPr="00D16789">
        <w:rPr>
          <w:b/>
        </w:rPr>
        <w:t>Bank</w:t>
      </w:r>
      <w:r w:rsidRPr="00BA0B5D">
        <w:t>” or “</w:t>
      </w:r>
      <w:r w:rsidRPr="00D16789">
        <w:rPr>
          <w:b/>
        </w:rPr>
        <w:t>Barclays</w:t>
      </w:r>
      <w:r w:rsidRPr="00BA0B5D">
        <w:t xml:space="preserve">”), including the Bank’s subsidiaries and senior officers, makes the Bank liable to our client for damages. </w:t>
      </w:r>
    </w:p>
    <w:p w14:paraId="0E81AD96" w14:textId="0486D328" w:rsidR="001C3CED" w:rsidRPr="00BA0B5D" w:rsidRDefault="001C3CED" w:rsidP="0031236E">
      <w:pPr>
        <w:pStyle w:val="Heading4"/>
      </w:pPr>
      <w:commentRangeStart w:id="3"/>
      <w:commentRangeStart w:id="4"/>
      <w:r w:rsidRPr="00BA0B5D">
        <w:t xml:space="preserve">This liability is based upon the Bank’s involvement in a conspiracy with Ziad Takieddine, our client’s former husband, to injure our client using unlawful means. </w:t>
      </w:r>
      <w:r w:rsidR="00F31FF0">
        <w:t xml:space="preserve">In </w:t>
      </w:r>
      <w:del w:id="5" w:author="User" w:date="2019-01-31T14:45:00Z">
        <w:r w:rsidR="00F31FF0" w:rsidDel="001473BB">
          <w:delText>addition</w:delText>
        </w:r>
      </w:del>
      <w:ins w:id="6" w:author="User" w:date="2019-01-31T14:45:00Z">
        <w:r w:rsidR="001473BB">
          <w:t>addition,</w:t>
        </w:r>
      </w:ins>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commentRangeEnd w:id="3"/>
      <w:r>
        <w:rPr>
          <w:rStyle w:val="CommentReference"/>
          <w:rFonts w:asciiTheme="minorHAnsi" w:eastAsiaTheme="minorEastAsia" w:hAnsiTheme="minorHAnsi"/>
          <w:iCs w:val="0"/>
        </w:rPr>
        <w:commentReference w:id="3"/>
      </w:r>
      <w:commentRangeEnd w:id="4"/>
      <w:r w:rsidR="00267A7A">
        <w:rPr>
          <w:rStyle w:val="CommentReference"/>
          <w:rFonts w:asciiTheme="minorHAnsi" w:eastAsiaTheme="minorEastAsia" w:hAnsiTheme="minorHAnsi"/>
          <w:iCs w:val="0"/>
        </w:rPr>
        <w:commentReference w:id="4"/>
      </w:r>
    </w:p>
    <w:p w14:paraId="1FED138F" w14:textId="638AA7B2" w:rsidR="001C3CED" w:rsidRDefault="001C3CED" w:rsidP="0031236E">
      <w:pPr>
        <w:pStyle w:val="Heading4"/>
      </w:pPr>
      <w:r w:rsidRPr="00FF0B3B">
        <w:t>Barclays wished to benefit from Mr Takieddine’s links with the Libyan regime of Colonel Gaddafi, regardless of the disreputable nature of those links,</w:t>
      </w:r>
      <w:r>
        <w:t xml:space="preserve"> which included </w:t>
      </w:r>
      <w:r w:rsidRPr="00FF0B3B">
        <w:t>terrorist financing</w:t>
      </w:r>
      <w:r>
        <w:t xml:space="preserve">, political corruption and money laundering.  It appears that the Bank allowed its need to raise emergency capital from Libya to override its normal legal </w:t>
      </w:r>
      <w:ins w:id="7" w:author="User" w:date="2019-01-31T14:44:00Z">
        <w:r w:rsidR="001473BB">
          <w:t>ob</w:t>
        </w:r>
      </w:ins>
      <w:ins w:id="8" w:author="User" w:date="2019-01-31T14:45:00Z">
        <w:r w:rsidR="001473BB">
          <w:t xml:space="preserve">ligations </w:t>
        </w:r>
      </w:ins>
      <w:r>
        <w:t xml:space="preserve">and compliance procedures. </w:t>
      </w:r>
    </w:p>
    <w:p w14:paraId="65141409" w14:textId="77777777" w:rsidR="001C3CED" w:rsidRPr="00FF0B3B" w:rsidRDefault="001C3CED" w:rsidP="0031236E">
      <w:pPr>
        <w:pStyle w:val="Heading4"/>
      </w:pPr>
      <w:r>
        <w:t xml:space="preserve">In its effort to curry favour with Mr Takieddine, the Bank assisted </w:t>
      </w:r>
      <w:r w:rsidRPr="00FF0B3B">
        <w:t>Mr Takieddine to defraud our client and the French tax authorities</w:t>
      </w:r>
      <w:r>
        <w:t>.</w:t>
      </w:r>
    </w:p>
    <w:p w14:paraId="4E519B39" w14:textId="6EAB484E" w:rsidR="001C3CED" w:rsidRDefault="001C3CED" w:rsidP="0031236E">
      <w:pPr>
        <w:pStyle w:val="Heading4"/>
      </w:pPr>
      <w:r w:rsidRPr="00BA0B5D">
        <w:t>Much of the material on which we shall rely in support of our contention is contained within the Bank’s credit report (the “</w:t>
      </w:r>
      <w:r w:rsidRPr="00BA0B5D">
        <w:rPr>
          <w:b/>
        </w:rPr>
        <w:t>Credit Report</w:t>
      </w:r>
      <w:r w:rsidRPr="00BA0B5D">
        <w:t xml:space="preserve">”) dated 18 November 2008 in respect of </w:t>
      </w:r>
      <w:r>
        <w:t>loans totalling £12,000,000 (</w:t>
      </w:r>
      <w:r w:rsidRPr="00BA0B5D">
        <w:t xml:space="preserve">the </w:t>
      </w:r>
      <w:r>
        <w:t>“</w:t>
      </w:r>
      <w:r w:rsidRPr="00D16789">
        <w:rPr>
          <w:b/>
        </w:rPr>
        <w:t>Loans</w:t>
      </w:r>
      <w:r>
        <w:t>”)</w:t>
      </w:r>
      <w:r w:rsidRPr="00BA0B5D">
        <w:t xml:space="preserve"> made by the Bank to Mr Takieddine</w:t>
      </w:r>
      <w:ins w:id="9" w:author="Simon Farrell QC" w:date="2019-01-30T14:49:00Z">
        <w:r w:rsidR="00F31FF0">
          <w:t xml:space="preserve"> and in other material which we have in our possession. </w:t>
        </w:r>
      </w:ins>
      <w:r w:rsidRPr="00BA0B5D">
        <w:t>.</w:t>
      </w:r>
    </w:p>
    <w:p w14:paraId="2BBCC083" w14:textId="5458E062" w:rsidR="001C3CED" w:rsidRDefault="001C3CED" w:rsidP="0031236E">
      <w:pPr>
        <w:pStyle w:val="Heading4"/>
      </w:pPr>
      <w:r w:rsidRPr="00FF0B3B">
        <w:lastRenderedPageBreak/>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Takieddine and Barclays</w:t>
      </w:r>
      <w:ins w:id="10" w:author="Simon Farrell QC" w:date="2019-01-30T14:49:00Z">
        <w:r w:rsidR="00F31FF0">
          <w:t xml:space="preserve"> (via it senior staff</w:t>
        </w:r>
        <w:proofErr w:type="gramStart"/>
        <w:r w:rsidR="00F31FF0">
          <w:t xml:space="preserve">) </w:t>
        </w:r>
      </w:ins>
      <w:r w:rsidRPr="00FF0B3B">
        <w:t>,</w:t>
      </w:r>
      <w:proofErr w:type="gramEnd"/>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Takieddine and several French political figures. </w:t>
      </w:r>
    </w:p>
    <w:p w14:paraId="03321D29" w14:textId="5570DFE1" w:rsidR="001C3CED" w:rsidRDefault="001C3CED" w:rsidP="0031236E">
      <w:pPr>
        <w:pStyle w:val="Heading4"/>
      </w:pPr>
      <w:r w:rsidRPr="00FF0B3B">
        <w:t xml:space="preserve">Barclays is named in the </w:t>
      </w:r>
      <w:r>
        <w:t xml:space="preserve">French criminal </w:t>
      </w:r>
      <w:r w:rsidRPr="00FF0B3B">
        <w:t>proceedings, in the context of what the prosecutors have described as the “</w:t>
      </w:r>
      <w:commentRangeStart w:id="11"/>
      <w:r w:rsidRPr="00FF0B3B">
        <w:t>massive</w:t>
      </w:r>
      <w:commentRangeEnd w:id="11"/>
      <w:r>
        <w:rPr>
          <w:rStyle w:val="CommentReference"/>
        </w:rPr>
        <w:commentReference w:id="11"/>
      </w:r>
      <w:r w:rsidRPr="00FF0B3B">
        <w:t xml:space="preserve"> fraud” perpetrated by Mr Takieddine between 2007 and 2009.</w:t>
      </w:r>
      <w:r>
        <w:t xml:space="preserve">  Barclay’s role included providing what the Bank described as “equity release”, enabling and assisting Mr Takieddine to transfer £12,000,000 of the couple’s matrimonial assets to remote offshore locations, beyond the reach of European justice</w:t>
      </w:r>
      <w:ins w:id="12" w:author="Simon Farrell QC" w:date="2019-01-30T14:50:00Z">
        <w:r w:rsidR="00F31FF0">
          <w:t xml:space="preserve"> and away from our client</w:t>
        </w:r>
      </w:ins>
      <w:r>
        <w:t xml:space="preserve">.  </w:t>
      </w:r>
    </w:p>
    <w:p w14:paraId="349570E2" w14:textId="77777777" w:rsidR="001C3CED" w:rsidRDefault="001C3CED" w:rsidP="0031236E">
      <w:pPr>
        <w:pStyle w:val="Heading4"/>
      </w:pPr>
      <w:r w:rsidRPr="00D16789">
        <w:t xml:space="preserve">Renaud van </w:t>
      </w:r>
      <w:proofErr w:type="spellStart"/>
      <w:r w:rsidRPr="00D16789">
        <w:t>Ruymbeke</w:t>
      </w:r>
      <w:proofErr w:type="spellEnd"/>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Barclays as part of </w:t>
      </w:r>
      <w:r w:rsidRPr="00052C2D">
        <w:rPr>
          <w:i/>
        </w:rPr>
        <w:t xml:space="preserve">“un </w:t>
      </w:r>
      <w:commentRangeStart w:id="13"/>
      <w:r w:rsidRPr="00052C2D">
        <w:rPr>
          <w:i/>
        </w:rPr>
        <w:t>ensemble</w:t>
      </w:r>
      <w:commentRangeEnd w:id="13"/>
      <w:r>
        <w:rPr>
          <w:rStyle w:val="CommentReference"/>
          <w:rFonts w:asciiTheme="minorHAnsi" w:eastAsiaTheme="minorEastAsia" w:hAnsiTheme="minorHAnsi"/>
          <w:iCs w:val="0"/>
        </w:rPr>
        <w:commentReference w:id="13"/>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fraudulent manoeuvres to hide his [Ziad 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7777777" w:rsidR="001C3CED" w:rsidRDefault="001C3CED" w:rsidP="0031236E">
      <w:pPr>
        <w:pStyle w:val="Heading4"/>
      </w:pPr>
      <w:r>
        <w:t>On or around 3 February 2009, Barclays Bank extended two loans (the “</w:t>
      </w:r>
      <w:r w:rsidRPr="0031523A">
        <w:rPr>
          <w:b/>
        </w:rPr>
        <w:t>Loans</w:t>
      </w:r>
      <w:r>
        <w:t>”) to Mr Takieddine.  One of the loans was in the amount of £6,000,000 (the “</w:t>
      </w:r>
      <w:r w:rsidRPr="0031523A">
        <w:rPr>
          <w:b/>
        </w:rPr>
        <w:t>English Loan</w:t>
      </w:r>
      <w:r>
        <w:t>”) and the other was in the amount of €6,000,000 (the “</w:t>
      </w:r>
      <w:r w:rsidRPr="0031523A">
        <w:rPr>
          <w:b/>
        </w:rPr>
        <w:t>French Loan</w:t>
      </w:r>
      <w:r>
        <w:t>”).</w:t>
      </w:r>
    </w:p>
    <w:p w14:paraId="749EACB9" w14:textId="77777777" w:rsidR="001C3CED" w:rsidRDefault="001C3CED" w:rsidP="0031236E">
      <w:pPr>
        <w:pStyle w:val="Heading4"/>
        <w:rPr>
          <w:i/>
        </w:rPr>
      </w:pPr>
      <w:r>
        <w:t xml:space="preserve">The </w:t>
      </w:r>
      <w:r w:rsidRPr="000D3020">
        <w:t>Loans</w:t>
      </w:r>
      <w:r>
        <w:t xml:space="preserve"> were described by Barclays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21673455" w:rsidR="001C3CED" w:rsidRDefault="001C3CED" w:rsidP="0031236E">
      <w:pPr>
        <w:pStyle w:val="Heading4"/>
      </w:pPr>
      <w:r>
        <w:t xml:space="preserve">Barclays extended the Loans to Mr Takieddine and transferred the proceeds to offshore locations in the knowledge that doing so would injure our client.  The Loans were secured against the couple’s matrimonial residences in the middle of divorce </w:t>
      </w:r>
      <w:commentRangeStart w:id="14"/>
      <w:r>
        <w:t>proceedings</w:t>
      </w:r>
      <w:commentRangeEnd w:id="14"/>
      <w:r w:rsidR="0012351D">
        <w:rPr>
          <w:rStyle w:val="CommentReference"/>
          <w:rFonts w:asciiTheme="minorHAnsi" w:eastAsiaTheme="minorEastAsia" w:hAnsiTheme="minorHAnsi"/>
          <w:iCs w:val="0"/>
        </w:rPr>
        <w:commentReference w:id="14"/>
      </w:r>
      <w:r>
        <w:t xml:space="preserve"> and were completed without the knowledge or consent of our client.  The Bank assisted Mr Takieddine to defraud our client in the divorce by transferring the </w:t>
      </w:r>
      <w:ins w:id="15" w:author="User" w:date="2019-01-31T14:54:00Z">
        <w:r w:rsidR="0012351D">
          <w:t xml:space="preserve">net </w:t>
        </w:r>
      </w:ins>
      <w:r>
        <w:t>proceeds of the Loans to offshore locations.</w:t>
      </w:r>
    </w:p>
    <w:p w14:paraId="0BEF25EA" w14:textId="77777777" w:rsidR="001C3CED" w:rsidRPr="00BA0B5D" w:rsidRDefault="001C3CED" w:rsidP="0031236E">
      <w:pPr>
        <w:pStyle w:val="Heading2"/>
      </w:pPr>
      <w:commentRangeStart w:id="16"/>
      <w:commentRangeStart w:id="17"/>
      <w:r w:rsidRPr="00BA0B5D">
        <w:t>Parties</w:t>
      </w:r>
      <w:commentRangeEnd w:id="16"/>
      <w:r w:rsidRPr="00BA0B5D">
        <w:rPr>
          <w:rStyle w:val="CommentReference"/>
        </w:rPr>
        <w:commentReference w:id="16"/>
      </w:r>
      <w:commentRangeEnd w:id="17"/>
    </w:p>
    <w:p w14:paraId="708E40A5" w14:textId="77777777" w:rsidR="001C3CED" w:rsidRPr="00A24F34" w:rsidRDefault="001C3CED" w:rsidP="0031236E">
      <w:pPr>
        <w:pStyle w:val="Heading3"/>
      </w:pPr>
      <w:r w:rsidRPr="00A24F34">
        <w:t xml:space="preserve">Ziad </w:t>
      </w:r>
      <w:commentRangeStart w:id="18"/>
      <w:r w:rsidRPr="00A24F34">
        <w:t>Takieddine</w:t>
      </w:r>
      <w:r w:rsidRPr="00A24F34">
        <w:rPr>
          <w:rStyle w:val="CommentReference"/>
          <w:sz w:val="22"/>
          <w:szCs w:val="22"/>
        </w:rPr>
        <w:commentReference w:id="17"/>
      </w:r>
      <w:commentRangeEnd w:id="18"/>
      <w:r>
        <w:rPr>
          <w:rStyle w:val="CommentReference"/>
          <w:rFonts w:asciiTheme="minorHAnsi" w:eastAsiaTheme="minorEastAsia" w:hAnsiTheme="minorHAnsi"/>
        </w:rPr>
        <w:commentReference w:id="18"/>
      </w:r>
    </w:p>
    <w:p w14:paraId="1C52F474" w14:textId="77777777" w:rsidR="001C3CED" w:rsidRDefault="001C3CED" w:rsidP="0031236E">
      <w:pPr>
        <w:pStyle w:val="Heading4"/>
      </w:pPr>
      <w:r w:rsidRPr="00BA0B5D">
        <w:lastRenderedPageBreak/>
        <w:t xml:space="preserve">Ziad Takieddine is a </w:t>
      </w:r>
      <w:r>
        <w:t>self-</w:t>
      </w:r>
      <w:commentRangeStart w:id="19"/>
      <w:r>
        <w:t>confessed</w:t>
      </w:r>
      <w:commentRangeEnd w:id="19"/>
      <w:r>
        <w:rPr>
          <w:rStyle w:val="CommentReference"/>
        </w:rPr>
        <w:commentReference w:id="19"/>
      </w:r>
      <w:r w:rsidRPr="00BA0B5D">
        <w:t xml:space="preserve"> money</w:t>
      </w:r>
      <w:r>
        <w:t xml:space="preserve"> </w:t>
      </w:r>
      <w:r w:rsidRPr="00BA0B5D">
        <w:t xml:space="preserve">launderer, </w:t>
      </w:r>
      <w:r>
        <w:t xml:space="preserve">in addition to being notorious as a corrupt </w:t>
      </w:r>
      <w:r w:rsidRPr="00BA0B5D">
        <w:t>fraudster, forger and tax evader</w:t>
      </w:r>
      <w:r>
        <w:t>.  Mr Takieddine</w:t>
      </w:r>
      <w:r w:rsidRPr="00BA0B5D">
        <w:t xml:space="preserve"> has for more than a decade orchestrated a criminal campaign to defraud our client in the context of the couple’s divorce, </w:t>
      </w:r>
      <w:r>
        <w:t xml:space="preserve">which was </w:t>
      </w:r>
      <w:r w:rsidRPr="00BA0B5D">
        <w:t>initiated by Mr Takieddine in September 2006.</w:t>
      </w:r>
    </w:p>
    <w:p w14:paraId="3578B905" w14:textId="77777777" w:rsidR="001C3CED" w:rsidRDefault="001C3CED" w:rsidP="0031236E">
      <w:pPr>
        <w:pStyle w:val="Heading4"/>
      </w:pPr>
      <w:r>
        <w:t xml:space="preserve">Mr Takieddine’s campaign has included restructuring the ownership of all of the couple’s matrimonial property behind a complex and secret network of screen companies domiciled in offshore locations including Panama and the British Virgin Islands.  Mr Takieddine’s financial advisor, James Clark, noted in March 2007 that </w:t>
      </w:r>
      <w:r w:rsidRPr="00D9369D">
        <w:rPr>
          <w:i/>
        </w:rPr>
        <w:t xml:space="preserve">“the purpose of the </w:t>
      </w:r>
      <w:commentRangeStart w:id="20"/>
      <w:r w:rsidRPr="00D9369D">
        <w:rPr>
          <w:i/>
        </w:rPr>
        <w:t>existing</w:t>
      </w:r>
      <w:commentRangeEnd w:id="20"/>
      <w:r>
        <w:rPr>
          <w:rStyle w:val="CommentReference"/>
          <w:rFonts w:asciiTheme="minorHAnsi" w:eastAsiaTheme="minorEastAsia" w:hAnsiTheme="minorHAnsi"/>
          <w:iCs w:val="0"/>
        </w:rPr>
        <w:commentReference w:id="20"/>
      </w:r>
      <w:r w:rsidRPr="00D9369D">
        <w:rPr>
          <w:i/>
        </w:rPr>
        <w:t xml:space="preserve"> structure is to … reduce exposure to taxation and claims from creditors”</w:t>
      </w:r>
      <w:r>
        <w:t xml:space="preserve">.  </w:t>
      </w:r>
    </w:p>
    <w:p w14:paraId="735EB51A" w14:textId="77777777" w:rsidR="001C3CED" w:rsidRDefault="001C3CED" w:rsidP="0031236E">
      <w:pPr>
        <w:pStyle w:val="Heading4"/>
      </w:pPr>
      <w:r>
        <w:t xml:space="preserve">A February 2007 press article </w:t>
      </w:r>
      <w:commentRangeStart w:id="21"/>
      <w:r>
        <w:t>report</w:t>
      </w:r>
      <w:commentRangeEnd w:id="21"/>
      <w:r>
        <w:t>ed</w:t>
      </w:r>
      <w:r>
        <w:rPr>
          <w:rStyle w:val="CommentReference"/>
          <w:rFonts w:asciiTheme="minorHAnsi" w:eastAsiaTheme="minorEastAsia" w:hAnsiTheme="minorHAnsi"/>
          <w:iCs w:val="0"/>
        </w:rPr>
        <w:commentReference w:id="21"/>
      </w:r>
      <w:r>
        <w:t xml:space="preserve"> Mr Takieddine as facing investigation by the French tax authorities and having a potential €115,000,000 liability to our client under the couple’s divorce procedure.  It was also reported that </w:t>
      </w:r>
      <w:r w:rsidRPr="00375EE4">
        <w:t>Mr Takieddine</w:t>
      </w:r>
      <w:r>
        <w:t xml:space="preserve"> was attempting to secure (illegal) retro-commissions from Libya and that he was suspected of money laundering offences.</w:t>
      </w:r>
    </w:p>
    <w:p w14:paraId="1356A0CE" w14:textId="77777777" w:rsidR="001C3CED" w:rsidRDefault="001C3CED" w:rsidP="0031236E">
      <w:pPr>
        <w:pStyle w:val="Heading4"/>
      </w:pPr>
      <w:r>
        <w:t xml:space="preserve">Mr Takieddine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Takieddine has conspired to </w:t>
      </w:r>
      <w:commentRangeStart w:id="22"/>
      <w:r>
        <w:t xml:space="preserve">defraud </w:t>
      </w:r>
      <w:commentRangeEnd w:id="22"/>
      <w:r w:rsidR="00E75E85">
        <w:rPr>
          <w:rStyle w:val="CommentReference"/>
          <w:rFonts w:asciiTheme="minorHAnsi" w:eastAsiaTheme="minorEastAsia" w:hAnsiTheme="minorHAnsi"/>
          <w:iCs w:val="0"/>
        </w:rPr>
        <w:commentReference w:id="22"/>
      </w:r>
      <w:r>
        <w:t>our client with various individuals acting as “</w:t>
      </w:r>
      <w:proofErr w:type="spellStart"/>
      <w:r>
        <w:t>prete-noms</w:t>
      </w:r>
      <w:proofErr w:type="spellEnd"/>
      <w:r>
        <w:t>” (borrowed names) for the screen companies set up to hide his true ownership of assets from the French courts.  These “</w:t>
      </w:r>
      <w:proofErr w:type="spellStart"/>
      <w:r>
        <w:t>prete-noms</w:t>
      </w:r>
      <w:proofErr w:type="spellEnd"/>
      <w:r>
        <w:t>” include Alain FRANCE, Mr Takieddine’s domestic servant and Marc BONNANT, a lawyer in Geneva.</w:t>
      </w:r>
    </w:p>
    <w:p w14:paraId="7D63CA23" w14:textId="77777777" w:rsidR="001C3CED" w:rsidRDefault="001C3CED" w:rsidP="0031236E">
      <w:pPr>
        <w:pStyle w:val="Heading4"/>
      </w:pPr>
      <w:r w:rsidRPr="00BA0B5D">
        <w:t xml:space="preserve">Mr Takieddine has </w:t>
      </w:r>
      <w:r>
        <w:t xml:space="preserve">already </w:t>
      </w:r>
      <w:r w:rsidRPr="00BA0B5D">
        <w:t xml:space="preserve">spent two </w:t>
      </w:r>
      <w:commentRangeStart w:id="23"/>
      <w:r w:rsidRPr="00BA0B5D">
        <w:t>spells</w:t>
      </w:r>
      <w:commentRangeEnd w:id="23"/>
      <w:r w:rsidRPr="00BA0B5D">
        <w:rPr>
          <w:rStyle w:val="CommentReference"/>
        </w:rPr>
        <w:commentReference w:id="23"/>
      </w:r>
      <w:r w:rsidRPr="00BA0B5D">
        <w:t xml:space="preserve"> in </w:t>
      </w:r>
      <w:r>
        <w:t xml:space="preserve">French </w:t>
      </w:r>
      <w:r w:rsidRPr="00BA0B5D">
        <w:t>prison</w:t>
      </w:r>
      <w:r>
        <w:t>.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Takieddine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77777777" w:rsidR="001C3CED" w:rsidRDefault="001C3CED" w:rsidP="0031236E">
      <w:pPr>
        <w:pStyle w:val="Heading4"/>
      </w:pPr>
      <w:r w:rsidRPr="00BA0B5D">
        <w:lastRenderedPageBreak/>
        <w:t xml:space="preserve">Mr </w:t>
      </w:r>
      <w:commentRangeStart w:id="24"/>
      <w:r w:rsidRPr="00BA0B5D">
        <w:t>Takieddine</w:t>
      </w:r>
      <w:commentRangeEnd w:id="24"/>
      <w:r>
        <w:rPr>
          <w:rStyle w:val="CommentReference"/>
        </w:rPr>
        <w:commentReference w:id="24"/>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Gaddafi of Nicolas Sarkozy’s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5"/>
      <w:r w:rsidRPr="00BA0B5D">
        <w:t>evasion</w:t>
      </w:r>
      <w:commentRangeEnd w:id="25"/>
      <w:r w:rsidRPr="00BA0B5D">
        <w:rPr>
          <w:rStyle w:val="CommentReference"/>
        </w:rPr>
        <w:commentReference w:id="25"/>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77777777" w:rsidR="001C3CED" w:rsidRPr="00102281" w:rsidRDefault="001C3CED" w:rsidP="0031236E">
      <w:pPr>
        <w:pStyle w:val="Heading4"/>
      </w:pPr>
      <w:r>
        <w:t xml:space="preserve">Our client is the victim of Mr Takieddine’s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77777777" w:rsidR="001C3CED" w:rsidRPr="00BA0B5D" w:rsidRDefault="001C3CED" w:rsidP="0031236E">
      <w:pPr>
        <w:pStyle w:val="Heading4"/>
      </w:pPr>
      <w:r w:rsidRPr="00BA0B5D">
        <w:t xml:space="preserve">The French tax authorities have filed a criminal complaint demanding </w:t>
      </w:r>
      <w:bookmarkStart w:id="26" w:name="_Hlk535510800"/>
      <w:r w:rsidRPr="00BA0B5D">
        <w:t>€21,</w:t>
      </w:r>
      <w:commentRangeStart w:id="27"/>
      <w:r w:rsidRPr="00BA0B5D">
        <w:t>649</w:t>
      </w:r>
      <w:commentRangeEnd w:id="27"/>
      <w:r w:rsidRPr="00BA0B5D">
        <w:rPr>
          <w:rStyle w:val="CommentReference"/>
        </w:rPr>
        <w:commentReference w:id="27"/>
      </w:r>
      <w:r w:rsidRPr="00BA0B5D">
        <w:t>,731</w:t>
      </w:r>
      <w:bookmarkEnd w:id="26"/>
      <w:r w:rsidRPr="00BA0B5D">
        <w:t xml:space="preserve"> in respect of Mr Takieddine’s tax evasion and have placed his assets in France under penal </w:t>
      </w:r>
      <w:commentRangeStart w:id="28"/>
      <w:r w:rsidRPr="00BA0B5D">
        <w:t>seizure</w:t>
      </w:r>
      <w:commentRangeEnd w:id="28"/>
      <w:r w:rsidRPr="00BA0B5D">
        <w:rPr>
          <w:rStyle w:val="CommentReference"/>
        </w:rPr>
        <w:commentReference w:id="28"/>
      </w:r>
      <w:r w:rsidRPr="00BA0B5D">
        <w:t xml:space="preserve">.  </w:t>
      </w:r>
    </w:p>
    <w:p w14:paraId="4945794C" w14:textId="28C6B1ED" w:rsidR="001C3CED" w:rsidRPr="00BA0B5D" w:rsidRDefault="001C3CED" w:rsidP="0031236E">
      <w:pPr>
        <w:pStyle w:val="Heading4"/>
      </w:pPr>
      <w:r w:rsidRPr="00BA0B5D">
        <w:t>Mr Takieddine is also the subject of a UK arrest warrant</w:t>
      </w:r>
      <w:r>
        <w:rPr>
          <w:vertAlign w:val="subscript"/>
        </w:rPr>
        <w:t>1</w:t>
      </w:r>
      <w:r w:rsidRPr="00BA0B5D">
        <w:t xml:space="preserve">, not backed for bail, to face charges of perversion of the course of justice and conspiracy to pervert the course of justice.  The UK offences relate to Mr Takieddine’s creating and relying in the English courts on forged documents </w:t>
      </w:r>
      <w:r>
        <w:t xml:space="preserve">and conspiring with others </w:t>
      </w:r>
      <w:r w:rsidRPr="00BA0B5D">
        <w:t>to defraud our client.</w:t>
      </w:r>
      <w:ins w:id="29" w:author="Simon Farrell QC" w:date="2019-01-30T14:53:00Z">
        <w:r w:rsidR="00F31FF0">
          <w:t xml:space="preserve"> Mr </w:t>
        </w:r>
        <w:proofErr w:type="spellStart"/>
        <w:r w:rsidR="00F31FF0">
          <w:t>Takiedinne</w:t>
        </w:r>
        <w:proofErr w:type="spellEnd"/>
        <w:r w:rsidR="00F31FF0">
          <w:t xml:space="preserve"> dishonestly </w:t>
        </w:r>
      </w:ins>
      <w:ins w:id="30" w:author="Simon Farrell QC" w:date="2019-01-30T14:54:00Z">
        <w:r w:rsidR="00F31FF0">
          <w:t>conspired</w:t>
        </w:r>
      </w:ins>
      <w:ins w:id="31" w:author="Simon Farrell QC" w:date="2019-01-30T14:53:00Z">
        <w:r w:rsidR="00F31FF0">
          <w:t xml:space="preserve"> with others to p</w:t>
        </w:r>
      </w:ins>
      <w:ins w:id="32" w:author="Simon Farrell QC" w:date="2019-01-30T14:54:00Z">
        <w:r w:rsidR="00F31FF0">
          <w:t>r</w:t>
        </w:r>
      </w:ins>
      <w:ins w:id="33" w:author="Simon Farrell QC" w:date="2019-01-30T14:53:00Z">
        <w:r w:rsidR="00F31FF0">
          <w:t xml:space="preserve">etend </w:t>
        </w:r>
      </w:ins>
      <w:ins w:id="34" w:author="Simon Farrell QC" w:date="2019-01-30T14:54:00Z">
        <w:r w:rsidR="00F31FF0">
          <w:t xml:space="preserve">to the High Court in London that he had disposed of the Addison </w:t>
        </w:r>
        <w:commentRangeStart w:id="35"/>
        <w:r w:rsidR="00F31FF0">
          <w:t>Crescent</w:t>
        </w:r>
      </w:ins>
      <w:commentRangeEnd w:id="35"/>
      <w:r w:rsidR="0012351D">
        <w:rPr>
          <w:rStyle w:val="CommentReference"/>
          <w:rFonts w:asciiTheme="minorHAnsi" w:eastAsiaTheme="minorEastAsia" w:hAnsiTheme="minorHAnsi"/>
          <w:iCs w:val="0"/>
        </w:rPr>
        <w:commentReference w:id="35"/>
      </w:r>
      <w:ins w:id="36" w:author="Simon Farrell QC" w:date="2019-01-30T14:54:00Z">
        <w:r w:rsidR="00F31FF0">
          <w:t xml:space="preserve"> </w:t>
        </w:r>
        <w:proofErr w:type="gramStart"/>
        <w:r w:rsidR="00F31FF0">
          <w:t>property .</w:t>
        </w:r>
        <w:proofErr w:type="gramEnd"/>
        <w:r w:rsidR="00F31FF0">
          <w:t xml:space="preserve"> </w:t>
        </w:r>
      </w:ins>
    </w:p>
    <w:p w14:paraId="094B2F28" w14:textId="77777777" w:rsidR="001C3CED" w:rsidRDefault="001C3CED" w:rsidP="0031236E">
      <w:pPr>
        <w:pStyle w:val="Heading4"/>
      </w:pPr>
      <w:r w:rsidRPr="00375EE4">
        <w:t xml:space="preserve">The Credit Report confirmed that Barclays was aware of Mr Takieddine’s profile in the media, whereby press comment about him </w:t>
      </w:r>
      <w:r>
        <w:t>has always been</w:t>
      </w:r>
      <w:r w:rsidRPr="00375EE4">
        <w:t xml:space="preserve"> uniformly unfavourable</w:t>
      </w:r>
      <w:r>
        <w:t xml:space="preserve">.  Takieddine was known as </w:t>
      </w:r>
      <w:r w:rsidRPr="00375EE4">
        <w:t>an intermediary of dubious reputation</w:t>
      </w:r>
      <w:r>
        <w:t xml:space="preserve"> and widely suspected of involvement in illegal “retro-commissions” (reverse commissions), whereby he laundered illicit payments to French politicians.  It had also been reported in the media that Mr Takieddine was suspected of tax evasion and was under investigation by the French tax authorities.</w:t>
      </w:r>
    </w:p>
    <w:p w14:paraId="245CBD24" w14:textId="77777777" w:rsidR="001C3CED" w:rsidRDefault="001C3CED" w:rsidP="0031236E">
      <w:pPr>
        <w:pStyle w:val="Heading4"/>
      </w:pPr>
      <w:r w:rsidRPr="00BA0B5D">
        <w:t>B</w:t>
      </w:r>
      <w:r>
        <w:t>arclays</w:t>
      </w:r>
      <w:r w:rsidRPr="00BA0B5D">
        <w:t xml:space="preserve"> </w:t>
      </w:r>
      <w:r>
        <w:t>designated</w:t>
      </w:r>
      <w:r w:rsidRPr="00BA0B5D">
        <w:t xml:space="preserve"> </w:t>
      </w:r>
      <w:r>
        <w:t xml:space="preserve">Mr </w:t>
      </w:r>
      <w:r w:rsidRPr="00BA0B5D">
        <w:t xml:space="preserve">Takieddine as </w:t>
      </w:r>
      <w:r>
        <w:t>a Politically Exposed Person (“</w:t>
      </w:r>
      <w:r w:rsidRPr="00090740">
        <w:rPr>
          <w:b/>
        </w:rPr>
        <w:t>PEP</w:t>
      </w:r>
      <w:r>
        <w:t>”) and the Bank was therefore required to conduct enhanced due diligence in its dealings with him.  In spite of Mr Takieddine’s unsavoury reputation and the obvious risk of financial crime, the Bank agreed to assist Mr Takieddine to defraud our client.</w:t>
      </w:r>
    </w:p>
    <w:p w14:paraId="14D0DCFB" w14:textId="77777777" w:rsidR="001C3CED" w:rsidRPr="00BA0B5D" w:rsidRDefault="001C3CED" w:rsidP="0031236E">
      <w:pPr>
        <w:pStyle w:val="Heading3"/>
      </w:pPr>
      <w:proofErr w:type="spellStart"/>
      <w:r w:rsidRPr="00BA0B5D">
        <w:t>Amesys</w:t>
      </w:r>
      <w:proofErr w:type="spellEnd"/>
    </w:p>
    <w:p w14:paraId="2BBA46ED" w14:textId="77777777" w:rsidR="001C3CED" w:rsidRDefault="001C3CED" w:rsidP="0031236E">
      <w:pPr>
        <w:pStyle w:val="Heading4"/>
      </w:pPr>
      <w:r w:rsidRPr="00BA0B5D">
        <w:lastRenderedPageBreak/>
        <w:t xml:space="preserve">When lending to Mr Takieddine, the Bank relied on the interest </w:t>
      </w:r>
      <w:r>
        <w:t>re</w:t>
      </w:r>
      <w:r w:rsidRPr="00BA0B5D">
        <w:t xml:space="preserve">payments being met by Mr Takieddine’s </w:t>
      </w:r>
      <w:r w:rsidRPr="00BA0B5D">
        <w:rPr>
          <w:i/>
        </w:rPr>
        <w:t>“share of the annual payments outstanding for contracts for the supply of Intelligence equipment to the Libyan government”</w:t>
      </w:r>
      <w:r w:rsidRPr="00BA0B5D">
        <w:t xml:space="preserve">.  The Credit Report noted: </w:t>
      </w:r>
      <w:r w:rsidRPr="00BA0B5D">
        <w:rPr>
          <w:i/>
        </w:rPr>
        <w:t>“His [Mr Takieddine’s]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37"/>
      <w:r w:rsidRPr="00BA0B5D">
        <w:rPr>
          <w:i/>
        </w:rPr>
        <w:t>French</w:t>
      </w:r>
      <w:commentRangeEnd w:id="37"/>
      <w:r>
        <w:rPr>
          <w:rStyle w:val="CommentReference"/>
        </w:rPr>
        <w:commentReference w:id="37"/>
      </w:r>
      <w:r w:rsidRPr="00BA0B5D">
        <w:rPr>
          <w:i/>
        </w:rPr>
        <w:t xml:space="preserve"> and Libyan governments.  This contract has EUR 5M left to pay over the next 2 years.”</w:t>
      </w:r>
    </w:p>
    <w:p w14:paraId="243FBF5A" w14:textId="77777777" w:rsidR="001C3CED" w:rsidRDefault="001C3CED" w:rsidP="0031236E">
      <w:pPr>
        <w:pStyle w:val="Heading4"/>
      </w:pPr>
      <w:commentRangeStart w:id="38"/>
      <w:proofErr w:type="spellStart"/>
      <w:r w:rsidRPr="00BA0B5D">
        <w:t>Amesys</w:t>
      </w:r>
      <w:commentRangeEnd w:id="38"/>
      <w:proofErr w:type="spellEnd"/>
      <w:r>
        <w:rPr>
          <w:rStyle w:val="CommentReference"/>
        </w:rPr>
        <w:commentReference w:id="38"/>
      </w:r>
      <w:r w:rsidRPr="00BA0B5D">
        <w:t xml:space="preserve"> (</w:t>
      </w:r>
      <w:r>
        <w:t xml:space="preserve">formerly named ‘i2e’ and later </w:t>
      </w:r>
      <w:r w:rsidRPr="00BA0B5D">
        <w:t xml:space="preserve">renamed </w:t>
      </w:r>
      <w:r>
        <w:t>‘</w:t>
      </w:r>
      <w:proofErr w:type="spellStart"/>
      <w:r w:rsidRPr="00BA0B5D">
        <w:t>Nexa</w:t>
      </w:r>
      <w:proofErr w:type="spellEnd"/>
      <w:r w:rsidRPr="00BA0B5D">
        <w:t xml:space="preserve"> Technologies</w:t>
      </w:r>
      <w:r>
        <w:t>’</w:t>
      </w:r>
      <w:r w:rsidRPr="00BA0B5D">
        <w:t xml:space="preserve">) is the French private company that supplied </w:t>
      </w:r>
      <w:r>
        <w:t xml:space="preserve">the </w:t>
      </w:r>
      <w:r w:rsidRPr="00BA0B5D">
        <w:t>controversial surveillance technology</w:t>
      </w:r>
      <w:r>
        <w:t xml:space="preserve">, codenamed ‘Eagle’, </w:t>
      </w:r>
      <w:r w:rsidRPr="00BA0B5D">
        <w:t xml:space="preserve">to Abdullah Senussi, the head of Libyan intelligence.  The equipment was used for the </w:t>
      </w:r>
      <w:r w:rsidRPr="00BA0B5D">
        <w:rPr>
          <w:i/>
        </w:rPr>
        <w:t xml:space="preserve">“identification, surveillance and </w:t>
      </w:r>
      <w:commentRangeStart w:id="39"/>
      <w:r w:rsidRPr="00BA0B5D">
        <w:rPr>
          <w:i/>
        </w:rPr>
        <w:t>elimination</w:t>
      </w:r>
      <w:commentRangeEnd w:id="39"/>
      <w:r>
        <w:rPr>
          <w:rStyle w:val="CommentReference"/>
        </w:rPr>
        <w:commentReference w:id="39"/>
      </w:r>
      <w:r w:rsidRPr="00BA0B5D">
        <w:rPr>
          <w:i/>
        </w:rPr>
        <w:t xml:space="preserve"> of opponents</w:t>
      </w:r>
      <w:r w:rsidRPr="00BA0B5D">
        <w:t xml:space="preserve"> </w:t>
      </w:r>
      <w:r w:rsidRPr="007E1B56">
        <w:rPr>
          <w:i/>
        </w:rPr>
        <w:t>by intelligence authorities</w:t>
      </w:r>
      <w:r>
        <w:rPr>
          <w:i/>
        </w:rPr>
        <w:t>”</w:t>
      </w:r>
      <w:r w:rsidRPr="00BA0B5D">
        <w:t xml:space="preserve">.  Since May 2017, </w:t>
      </w:r>
      <w:proofErr w:type="spellStart"/>
      <w:r w:rsidRPr="00BA0B5D">
        <w:t>Amesys</w:t>
      </w:r>
      <w:proofErr w:type="spellEnd"/>
      <w:r w:rsidRPr="00BA0B5D">
        <w:t xml:space="preserve"> has been placed under the status of</w:t>
      </w:r>
      <w:r>
        <w:t xml:space="preserve"> </w:t>
      </w:r>
      <w:proofErr w:type="spellStart"/>
      <w:r w:rsidRPr="007E1B56">
        <w:rPr>
          <w:i/>
        </w:rPr>
        <w:t>témoin</w:t>
      </w:r>
      <w:proofErr w:type="spellEnd"/>
      <w:r w:rsidRPr="007E1B56">
        <w:rPr>
          <w:i/>
        </w:rPr>
        <w:t xml:space="preserve"> </w:t>
      </w:r>
      <w:proofErr w:type="spellStart"/>
      <w:r w:rsidRPr="007E1B56">
        <w:rPr>
          <w:i/>
        </w:rPr>
        <w:t>assisté</w:t>
      </w:r>
      <w:proofErr w:type="spellEnd"/>
      <w:r w:rsidRPr="00BA0B5D">
        <w:t xml:space="preserve"> </w:t>
      </w:r>
      <w:r>
        <w:t>(</w:t>
      </w:r>
      <w:r w:rsidRPr="00BA0B5D">
        <w:t>assisted witness) for complicity to acts of torture committed in Libya between 2007 and 2011.</w:t>
      </w:r>
    </w:p>
    <w:p w14:paraId="3C9C9D96" w14:textId="77777777" w:rsidR="001C3CED" w:rsidRPr="00BA0B5D" w:rsidRDefault="001C3CED" w:rsidP="0031236E">
      <w:pPr>
        <w:pStyle w:val="Heading4"/>
      </w:pPr>
      <w:r w:rsidRPr="00BA0B5D">
        <w:t xml:space="preserve">The International Federation for Human Rights (FIDH), which filed the initial complaint against </w:t>
      </w:r>
      <w:proofErr w:type="spellStart"/>
      <w:r w:rsidRPr="00BA0B5D">
        <w:t>Amesys</w:t>
      </w:r>
      <w:proofErr w:type="spellEnd"/>
      <w:r w:rsidRPr="00BA0B5D">
        <w:t xml:space="preserve">, stated in </w:t>
      </w:r>
      <w:commentRangeStart w:id="40"/>
      <w:r w:rsidRPr="00BA0B5D">
        <w:t>December</w:t>
      </w:r>
      <w:commentRangeEnd w:id="40"/>
      <w:r>
        <w:rPr>
          <w:rStyle w:val="CommentReference"/>
          <w:rFonts w:asciiTheme="minorHAnsi" w:eastAsiaTheme="minorEastAsia" w:hAnsiTheme="minorHAnsi"/>
          <w:iCs w:val="0"/>
        </w:rPr>
        <w:commentReference w:id="40"/>
      </w:r>
      <w:r w:rsidRPr="00BA0B5D">
        <w:t xml:space="preserve"> 2017:</w:t>
      </w:r>
    </w:p>
    <w:p w14:paraId="5F565EAE" w14:textId="77777777"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Gaddafi and his security structures – regularly criticised by international human rights organisations – </w:t>
      </w:r>
      <w:proofErr w:type="spellStart"/>
      <w:r w:rsidRPr="00BA0B5D">
        <w:rPr>
          <w:rFonts w:ascii="Calibri" w:hAnsi="Calibri" w:cs="Calibri"/>
          <w:i/>
        </w:rPr>
        <w:t>Amesys</w:t>
      </w:r>
      <w:proofErr w:type="spellEnd"/>
      <w:r w:rsidRPr="00BA0B5D">
        <w:rPr>
          <w:rFonts w:ascii="Calibri" w:hAnsi="Calibri" w:cs="Calibri"/>
          <w:i/>
        </w:rPr>
        <w:t xml:space="preserve"> must have known that the Libyan regime would use the technology as a means of oppression. This is especially so when one considers that </w:t>
      </w:r>
      <w:proofErr w:type="spellStart"/>
      <w:r w:rsidRPr="00BA0B5D">
        <w:rPr>
          <w:rFonts w:ascii="Calibri" w:hAnsi="Calibri" w:cs="Calibri"/>
          <w:i/>
        </w:rPr>
        <w:t>Amesys’s</w:t>
      </w:r>
      <w:proofErr w:type="spellEnd"/>
      <w:r w:rsidRPr="00BA0B5D">
        <w:rPr>
          <w:rFonts w:ascii="Calibri" w:hAnsi="Calibri" w:cs="Calibri"/>
          <w:i/>
        </w:rPr>
        <w:t xml:space="preserve"> interlocutor for signing the agreement was none other than Abdallah Senussi,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0F7B153A" w14:textId="77777777" w:rsidR="001C3CED" w:rsidRPr="00557738" w:rsidRDefault="001C3CED" w:rsidP="0031236E">
      <w:pPr>
        <w:pStyle w:val="Heading4"/>
        <w:keepNext w:val="0"/>
        <w:keepLines w:val="0"/>
        <w:ind w:left="357" w:hanging="357"/>
      </w:pPr>
      <w:r w:rsidRPr="00557738">
        <w:t xml:space="preserve">Just as </w:t>
      </w:r>
      <w:proofErr w:type="spellStart"/>
      <w:r w:rsidRPr="00557738">
        <w:t>Amesys</w:t>
      </w:r>
      <w:proofErr w:type="spellEnd"/>
      <w:r w:rsidRPr="00557738">
        <w:t xml:space="preserve"> must have known that the Libyan regime would use the technology as a means of oppression, so Barclays must also have known the same.  The Bank’s Credit Report noted that Ziad Takieddine had negotiated the </w:t>
      </w:r>
      <w:proofErr w:type="spellStart"/>
      <w:r w:rsidRPr="00557738">
        <w:t>Amesys</w:t>
      </w:r>
      <w:proofErr w:type="spellEnd"/>
      <w:r w:rsidRPr="00557738">
        <w:t xml:space="preserve"> transaction, for which he was paid several </w:t>
      </w:r>
      <w:commentRangeStart w:id="41"/>
      <w:r w:rsidRPr="00557738">
        <w:t>million</w:t>
      </w:r>
      <w:commentRangeEnd w:id="41"/>
      <w:r>
        <w:rPr>
          <w:rStyle w:val="CommentReference"/>
        </w:rPr>
        <w:commentReference w:id="41"/>
      </w:r>
      <w:r w:rsidRPr="00557738">
        <w:t xml:space="preserve"> euros in instalments.  The payments were made to </w:t>
      </w:r>
      <w:r>
        <w:t xml:space="preserve">Mr Takieddine’s </w:t>
      </w:r>
      <w:commentRangeStart w:id="42"/>
      <w:r w:rsidRPr="00557738">
        <w:t>secret</w:t>
      </w:r>
      <w:commentRangeEnd w:id="42"/>
      <w:r>
        <w:rPr>
          <w:rStyle w:val="CommentReference"/>
        </w:rPr>
        <w:commentReference w:id="42"/>
      </w:r>
      <w:r w:rsidRPr="00557738">
        <w:t xml:space="preserve"> bank account</w:t>
      </w:r>
      <w:r>
        <w:t>s</w:t>
      </w:r>
      <w:r w:rsidRPr="00557738">
        <w:t xml:space="preserve"> in Lebanon, not declared to the French tax authorities.</w:t>
      </w:r>
    </w:p>
    <w:p w14:paraId="7FEA07A4" w14:textId="77777777" w:rsidR="001C3CED" w:rsidRDefault="001C3CED" w:rsidP="0031236E">
      <w:pPr>
        <w:pStyle w:val="Heading4"/>
      </w:pPr>
      <w:r>
        <w:lastRenderedPageBreak/>
        <w:t>The Credit Report confirmed that Barclays was aware of the transaction and had reviewed the intelligence equipment contracts, which were the principal factor relied upon by the Bank in its assessment of Mr Takieddine’s income and of its explanation as to how the interest repayments would be met.</w:t>
      </w:r>
    </w:p>
    <w:p w14:paraId="503419E9" w14:textId="77777777" w:rsidR="001C3CED" w:rsidRPr="00327647" w:rsidRDefault="001C3CED" w:rsidP="0031236E">
      <w:pPr>
        <w:pStyle w:val="Heading4"/>
      </w:pPr>
      <w:r w:rsidRPr="00327647">
        <w:t xml:space="preserve">By advancing funds to Mr Takieddine in the expectation that these would be repaid via the </w:t>
      </w:r>
      <w:proofErr w:type="spellStart"/>
      <w:r w:rsidRPr="00327647">
        <w:t>Amesys</w:t>
      </w:r>
      <w:proofErr w:type="spellEnd"/>
      <w:r w:rsidRPr="00327647">
        <w:t xml:space="preserve"> contract, Barclays effectively financed Mr Takieddine’s 10% share of a contract to supply equipment associated with </w:t>
      </w:r>
      <w:commentRangeStart w:id="43"/>
      <w:r w:rsidRPr="00327647">
        <w:t>torture</w:t>
      </w:r>
      <w:commentRangeEnd w:id="43"/>
      <w:r w:rsidRPr="00327647">
        <w:rPr>
          <w:rStyle w:val="CommentReference"/>
          <w:rFonts w:asciiTheme="minorHAnsi" w:eastAsiaTheme="minorEastAsia" w:hAnsiTheme="minorHAnsi"/>
          <w:iCs w:val="0"/>
          <w:color w:val="808080" w:themeColor="background1" w:themeShade="80"/>
        </w:rPr>
        <w:commentReference w:id="43"/>
      </w:r>
      <w:r w:rsidRPr="00327647">
        <w:t xml:space="preserve"> to a convicted </w:t>
      </w:r>
      <w:commentRangeStart w:id="44"/>
      <w:commentRangeStart w:id="45"/>
      <w:r w:rsidRPr="00327647">
        <w:t>terrorist</w:t>
      </w:r>
      <w:commentRangeEnd w:id="44"/>
      <w:r>
        <w:rPr>
          <w:rStyle w:val="CommentReference"/>
          <w:rFonts w:asciiTheme="minorHAnsi" w:eastAsiaTheme="minorEastAsia" w:hAnsiTheme="minorHAnsi"/>
          <w:iCs w:val="0"/>
        </w:rPr>
        <w:commentReference w:id="44"/>
      </w:r>
      <w:commentRangeEnd w:id="45"/>
      <w:r w:rsidR="0012351D">
        <w:rPr>
          <w:rStyle w:val="CommentReference"/>
          <w:rFonts w:asciiTheme="minorHAnsi" w:eastAsiaTheme="minorEastAsia" w:hAnsiTheme="minorHAnsi"/>
          <w:iCs w:val="0"/>
        </w:rPr>
        <w:commentReference w:id="45"/>
      </w:r>
      <w:r w:rsidRPr="00327647">
        <w:t xml:space="preserve"> and agreed to </w:t>
      </w:r>
      <w:commentRangeStart w:id="46"/>
      <w:r w:rsidRPr="00327647">
        <w:t>launder</w:t>
      </w:r>
      <w:commentRangeEnd w:id="46"/>
      <w:r w:rsidR="0012351D">
        <w:rPr>
          <w:rStyle w:val="CommentReference"/>
          <w:rFonts w:asciiTheme="minorHAnsi" w:eastAsiaTheme="minorEastAsia" w:hAnsiTheme="minorHAnsi"/>
          <w:iCs w:val="0"/>
        </w:rPr>
        <w:commentReference w:id="46"/>
      </w:r>
      <w:r w:rsidRPr="00327647">
        <w:t xml:space="preserve"> Mr Takieddine’s proceeds from the transaction and to assist him to evade French taxes.</w:t>
      </w:r>
      <w:r>
        <w:t xml:space="preserve"> </w:t>
      </w:r>
    </w:p>
    <w:p w14:paraId="79D2D8E2" w14:textId="77777777" w:rsidR="001C3CED" w:rsidRPr="00993557" w:rsidRDefault="001C3CED" w:rsidP="0031236E">
      <w:pPr>
        <w:pStyle w:val="Heading3"/>
      </w:pPr>
      <w:r w:rsidRPr="00993557">
        <w:t xml:space="preserve">Abdullah </w:t>
      </w:r>
      <w:commentRangeStart w:id="47"/>
      <w:r w:rsidRPr="00993557">
        <w:t>Senussi</w:t>
      </w:r>
      <w:commentRangeEnd w:id="47"/>
      <w:r>
        <w:rPr>
          <w:rStyle w:val="CommentReference"/>
        </w:rPr>
        <w:commentReference w:id="47"/>
      </w:r>
    </w:p>
    <w:p w14:paraId="28D73CC1" w14:textId="77777777" w:rsidR="001C3CED" w:rsidRPr="00BA0B5D" w:rsidRDefault="001C3CED" w:rsidP="0031236E">
      <w:pPr>
        <w:pStyle w:val="Heading4"/>
      </w:pPr>
      <w:r w:rsidRPr="00BA0B5D">
        <w:t xml:space="preserve">The Bank’s Credit Report makes it clear that Barclays saw </w:t>
      </w:r>
      <w:r w:rsidRPr="00BA0B5D">
        <w:rPr>
          <w:i/>
        </w:rPr>
        <w:t>“significant business development opportunities”</w:t>
      </w:r>
      <w:r w:rsidRPr="00BA0B5D">
        <w:t xml:space="preserve"> </w:t>
      </w:r>
      <w:r>
        <w:t xml:space="preserve">with the </w:t>
      </w:r>
      <w:r w:rsidRPr="00BA0B5D">
        <w:t>Libya</w:t>
      </w:r>
      <w:r>
        <w:t xml:space="preserve">n regime of Colonel Muammar Gaddafi, due to </w:t>
      </w:r>
      <w:r w:rsidRPr="00BA0B5D">
        <w:t xml:space="preserve">Mr Takieddine’s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[Takieddine’s] contacts and influence in Libya are significant, and we are actively pursuing business in that country.”</w:t>
      </w:r>
    </w:p>
    <w:p w14:paraId="64428C42" w14:textId="77777777" w:rsidR="001C3CED" w:rsidRDefault="001C3CED" w:rsidP="0031236E">
      <w:pPr>
        <w:pStyle w:val="Heading4"/>
      </w:pPr>
      <w:r w:rsidRPr="00D318F4">
        <w:t xml:space="preserve">Ziad Takieddine’s </w:t>
      </w:r>
      <w:commentRangeStart w:id="48"/>
      <w:r w:rsidRPr="00D318F4">
        <w:t>principal</w:t>
      </w:r>
      <w:commentRangeEnd w:id="48"/>
      <w:r>
        <w:rPr>
          <w:rStyle w:val="CommentReference"/>
        </w:rPr>
        <w:commentReference w:id="48"/>
      </w:r>
      <w:r w:rsidRPr="00D318F4">
        <w:t xml:space="preserve"> contact in Libya was Abdullah Senussi, Gaddafi’s right-hand man, brother-in-law and intelligence chief.  The surveillance equipment was for </w:t>
      </w:r>
      <w:commentRangeStart w:id="49"/>
      <w:r w:rsidRPr="00D318F4">
        <w:t>Senussi’s</w:t>
      </w:r>
      <w:commentRangeEnd w:id="49"/>
      <w:r>
        <w:rPr>
          <w:rStyle w:val="CommentReference"/>
        </w:rPr>
        <w:commentReference w:id="49"/>
      </w:r>
      <w:r w:rsidRPr="00D318F4">
        <w:t xml:space="preserve"> secret police</w:t>
      </w:r>
      <w:r>
        <w:t xml:space="preserve">; it was Senussi who gave Takieddine </w:t>
      </w:r>
      <w:commentRangeStart w:id="50"/>
      <w:r>
        <w:t>millions</w:t>
      </w:r>
      <w:commentRangeEnd w:id="50"/>
      <w:r>
        <w:rPr>
          <w:rStyle w:val="CommentReference"/>
          <w:rFonts w:asciiTheme="minorHAnsi" w:eastAsiaTheme="minorEastAsia" w:hAnsiTheme="minorHAnsi"/>
          <w:iCs w:val="0"/>
        </w:rPr>
        <w:commentReference w:id="50"/>
      </w:r>
      <w:r>
        <w:t xml:space="preserve"> of euros in cash to take to Sarkozy in 2006 to finance his forthcoming election campaign.  </w:t>
      </w:r>
    </w:p>
    <w:p w14:paraId="680B9924" w14:textId="77777777" w:rsidR="001C3CED" w:rsidRPr="00A8324D" w:rsidRDefault="001C3CED" w:rsidP="0031236E">
      <w:pPr>
        <w:pStyle w:val="Heading4"/>
      </w:pPr>
      <w:r w:rsidRPr="00A8324D">
        <w:t xml:space="preserve">Mr </w:t>
      </w:r>
      <w:r w:rsidRPr="00F25321">
        <w:t>Senussi</w:t>
      </w:r>
      <w:r w:rsidRPr="00A8324D">
        <w:t xml:space="preserve"> is a notorious figure, nicknamed "the butcher" because of his reputation for brutal behaviour.  He is a convicted terrorist, who in 1999 was </w:t>
      </w:r>
      <w:commentRangeStart w:id="51"/>
      <w:r w:rsidRPr="00A8324D">
        <w:t>sentenced</w:t>
      </w:r>
      <w:commentRangeEnd w:id="51"/>
      <w:r>
        <w:rPr>
          <w:rStyle w:val="CommentReference"/>
          <w:rFonts w:asciiTheme="minorHAnsi" w:eastAsiaTheme="minorEastAsia" w:hAnsiTheme="minorHAnsi"/>
          <w:iCs w:val="0"/>
        </w:rPr>
        <w:commentReference w:id="51"/>
      </w:r>
      <w:r w:rsidRPr="00A8324D">
        <w:t xml:space="preserve"> </w:t>
      </w:r>
      <w:r w:rsidRPr="003919F2">
        <w:rPr>
          <w:i/>
        </w:rPr>
        <w:t>in absentia</w:t>
      </w:r>
      <w:r w:rsidRPr="00A8324D">
        <w:t xml:space="preserve"> to life imprisonment for his part in the 1989 bombing of a French UTA airline DC10 passenger plane over Niger, in which 170 people lost their lives.  </w:t>
      </w:r>
      <w:r>
        <w:t>S</w:t>
      </w:r>
      <w:r w:rsidRPr="00A8324D">
        <w:t xml:space="preserve">enussi is also wanted for questioning by Scottish police for in connection with the 1988 Lockerbie bombing, in which 270 people were killed.  </w:t>
      </w:r>
    </w:p>
    <w:p w14:paraId="1FFED9C4" w14:textId="77777777" w:rsidR="001C3CED" w:rsidRPr="00711214" w:rsidRDefault="001C3CED" w:rsidP="0031236E">
      <w:pPr>
        <w:pStyle w:val="Heading4"/>
      </w:pPr>
      <w:r w:rsidRPr="00711214">
        <w:t xml:space="preserve">Senussi is believed to have been responsible for the 1996 </w:t>
      </w:r>
      <w:commentRangeStart w:id="52"/>
      <w:r w:rsidRPr="00711214">
        <w:t>massacre</w:t>
      </w:r>
      <w:commentRangeEnd w:id="52"/>
      <w:r>
        <w:rPr>
          <w:rStyle w:val="CommentReference"/>
          <w:rFonts w:asciiTheme="minorHAnsi" w:eastAsiaTheme="minorEastAsia" w:hAnsiTheme="minorHAnsi"/>
          <w:iCs w:val="0"/>
        </w:rPr>
        <w:commentReference w:id="52"/>
      </w:r>
      <w:r w:rsidRPr="00711214">
        <w:t xml:space="preserve"> of 1,269 inmates at the Abu Salim prison.  He is alleged to have given the order to guards standing on grated ceilings above the inmates to fire down on them, after riots broke out over demands for better food and sanitary conditions.  Senussi is also implicated of the killings of 13 anti-Gaddafi demonstrators in Benghazi on 17 February 2006 and the bloody repression of insurgents during the 2011 Libyan civil war.  </w:t>
      </w:r>
    </w:p>
    <w:p w14:paraId="0EF4E5F5" w14:textId="77777777" w:rsidR="001C3CED" w:rsidRPr="00711214" w:rsidRDefault="001C3CED" w:rsidP="0031236E">
      <w:pPr>
        <w:pStyle w:val="Heading4"/>
      </w:pPr>
      <w:r w:rsidRPr="00711214">
        <w:lastRenderedPageBreak/>
        <w:t xml:space="preserve">On 16 May 2011, the International Criminal Court issued an arrest warrant for Senussi, charging him as </w:t>
      </w:r>
      <w:r w:rsidRPr="00CE685E">
        <w:t xml:space="preserve">“criminally responsible as an indirect perpetrator for murder and persecution committed as crimes against </w:t>
      </w:r>
      <w:commentRangeStart w:id="53"/>
      <w:r w:rsidRPr="00CE685E">
        <w:t>humanity</w:t>
      </w:r>
      <w:commentRangeEnd w:id="53"/>
      <w:r w:rsidRPr="00CE685E">
        <w:rPr>
          <w:rStyle w:val="CommentReference"/>
          <w:i/>
        </w:rPr>
        <w:commentReference w:id="53"/>
      </w:r>
      <w:r w:rsidRPr="00CE685E">
        <w:t xml:space="preserve"> between 15 February 2011 and at least 20 February 2011 in Libya”</w:t>
      </w:r>
      <w:r w:rsidRPr="00711214">
        <w:t xml:space="preserve">.  The victims were targeted through </w:t>
      </w:r>
      <w:r>
        <w:t xml:space="preserve">the </w:t>
      </w:r>
      <w:r w:rsidRPr="00711214">
        <w:t xml:space="preserve">surveillance technology supplied to Abdullah Senussi </w:t>
      </w:r>
      <w:r>
        <w:t xml:space="preserve">by </w:t>
      </w:r>
      <w:proofErr w:type="spellStart"/>
      <w:r>
        <w:t>Amesys</w:t>
      </w:r>
      <w:proofErr w:type="spellEnd"/>
      <w:r>
        <w:t xml:space="preserve"> </w:t>
      </w:r>
      <w:r w:rsidRPr="00711214">
        <w:t>via a contract which was arranged by Ziad Takieddine and partly financed by Barclays.</w:t>
      </w:r>
    </w:p>
    <w:p w14:paraId="6426B2DB" w14:textId="77777777" w:rsidR="001C3CED" w:rsidRPr="00BA0B5D" w:rsidRDefault="001C3CED" w:rsidP="0031236E">
      <w:pPr>
        <w:pStyle w:val="Heading4"/>
      </w:pPr>
      <w:r w:rsidRPr="00BA0B5D">
        <w:t>On 28 July 2015, a Libyan court in Tripoli convicted Senussi and sentenced him to death by firing squad.  It is understood that Mr Senussi is currently held in detention in Mauritania.</w:t>
      </w:r>
    </w:p>
    <w:p w14:paraId="3BA86702" w14:textId="77777777" w:rsidR="001C3CED" w:rsidRPr="00BA0B5D" w:rsidRDefault="001C3CED" w:rsidP="0031236E">
      <w:pPr>
        <w:pStyle w:val="Heading4"/>
      </w:pPr>
      <w:r>
        <w:t xml:space="preserve">The Credit Report confirmed that </w:t>
      </w:r>
      <w:r w:rsidRPr="00BA0B5D">
        <w:t xml:space="preserve">Barclays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54"/>
      <w:r w:rsidRPr="00BA0B5D">
        <w:t>service</w:t>
      </w:r>
      <w:commentRangeEnd w:id="54"/>
      <w:r w:rsidR="00311026">
        <w:rPr>
          <w:rStyle w:val="CommentReference"/>
          <w:rFonts w:asciiTheme="minorHAnsi" w:eastAsiaTheme="minorEastAsia" w:hAnsiTheme="minorHAnsi"/>
          <w:iCs w:val="0"/>
        </w:rPr>
        <w:commentReference w:id="54"/>
      </w:r>
      <w:r>
        <w:t>, headed by</w:t>
      </w:r>
      <w:r w:rsidRPr="00BA0B5D">
        <w:t xml:space="preserve"> Mr </w:t>
      </w:r>
      <w:commentRangeStart w:id="55"/>
      <w:r w:rsidRPr="00BA0B5D">
        <w:t>Senussi</w:t>
      </w:r>
      <w:commentRangeEnd w:id="55"/>
      <w:r w:rsidRPr="00BA0B5D">
        <w:rPr>
          <w:rStyle w:val="CommentReference"/>
        </w:rPr>
        <w:commentReference w:id="55"/>
      </w:r>
      <w:r>
        <w:t>, a convicted terrorist,</w:t>
      </w:r>
      <w:r w:rsidRPr="00BA0B5D">
        <w:t xml:space="preserve"> and that the payments to Mr Takieddine were to be made to his secret accounts in Lebanon.</w:t>
      </w:r>
    </w:p>
    <w:p w14:paraId="46847D56" w14:textId="77777777" w:rsidR="001C3CED" w:rsidRPr="00BA0B5D" w:rsidRDefault="001C3CED" w:rsidP="0031236E">
      <w:pPr>
        <w:pStyle w:val="Heading3"/>
      </w:pPr>
      <w:r w:rsidRPr="00BA0B5D">
        <w:t xml:space="preserve">Marc </w:t>
      </w:r>
      <w:proofErr w:type="spellStart"/>
      <w:r w:rsidRPr="00BA0B5D">
        <w:t>Bonnant</w:t>
      </w:r>
      <w:proofErr w:type="spellEnd"/>
    </w:p>
    <w:p w14:paraId="63C91C44" w14:textId="77777777" w:rsidR="001C3CED" w:rsidRDefault="001C3CED" w:rsidP="0031236E">
      <w:pPr>
        <w:pStyle w:val="Heading4"/>
      </w:pPr>
      <w:r>
        <w:t xml:space="preserve">Marc BONNANT is a Geneva lawyer of </w:t>
      </w:r>
      <w:commentRangeStart w:id="56"/>
      <w:r>
        <w:t>dubious</w:t>
      </w:r>
      <w:commentRangeEnd w:id="56"/>
      <w:r w:rsidR="00E75E85">
        <w:rPr>
          <w:rStyle w:val="CommentReference"/>
          <w:rFonts w:asciiTheme="minorHAnsi" w:eastAsiaTheme="minorEastAsia" w:hAnsiTheme="minorHAnsi"/>
          <w:iCs w:val="0"/>
        </w:rPr>
        <w:commentReference w:id="56"/>
      </w:r>
      <w:r>
        <w:t xml:space="preserve"> reputation who has played a significant role in the support of Mr Takieddine’s efforts to defraud our client.  </w:t>
      </w:r>
      <w:proofErr w:type="spellStart"/>
      <w:r>
        <w:t>Bonnant</w:t>
      </w:r>
      <w:proofErr w:type="spellEnd"/>
      <w:r>
        <w:t xml:space="preserve"> is reported to be the </w:t>
      </w:r>
      <w:r w:rsidRPr="00BA0B5D">
        <w:t xml:space="preserve">director of at least </w:t>
      </w:r>
      <w:commentRangeStart w:id="57"/>
      <w:r w:rsidRPr="00BA0B5D">
        <w:t>176</w:t>
      </w:r>
      <w:commentRangeEnd w:id="57"/>
      <w:r>
        <w:rPr>
          <w:rStyle w:val="CommentReference"/>
          <w:rFonts w:asciiTheme="minorHAnsi" w:eastAsiaTheme="minorEastAsia" w:hAnsiTheme="minorHAnsi"/>
          <w:iCs w:val="0"/>
        </w:rPr>
        <w:commentReference w:id="57"/>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58"/>
      <w:r>
        <w:t>dealing</w:t>
      </w:r>
      <w:commentRangeEnd w:id="58"/>
      <w:r>
        <w:rPr>
          <w:rStyle w:val="CommentReference"/>
          <w:rFonts w:asciiTheme="minorHAnsi" w:eastAsiaTheme="minorEastAsia" w:hAnsiTheme="minorHAnsi"/>
          <w:iCs w:val="0"/>
        </w:rPr>
        <w:commentReference w:id="58"/>
      </w:r>
      <w:r>
        <w:t xml:space="preserve"> with Marc </w:t>
      </w:r>
      <w:proofErr w:type="spellStart"/>
      <w:r>
        <w:t>Bonnant</w:t>
      </w:r>
      <w:proofErr w:type="spellEnd"/>
      <w:r>
        <w:t xml:space="preserve"> in 2011</w:t>
      </w:r>
      <w:r w:rsidRPr="00BA0B5D">
        <w:t>, for fear of become involved in a huge corruption case.</w:t>
      </w:r>
    </w:p>
    <w:p w14:paraId="354E363E" w14:textId="77777777" w:rsidR="001C3CED" w:rsidRDefault="001C3CED" w:rsidP="0031236E">
      <w:pPr>
        <w:pStyle w:val="Heading4"/>
      </w:pPr>
      <w:r>
        <w:t xml:space="preserve">Mr BONNANT was the director at all material times of </w:t>
      </w:r>
      <w:r w:rsidRPr="00BA0B5D">
        <w:t>W</w:t>
      </w:r>
      <w:r>
        <w:t>arwick Estates Limited, the BVI-registered screen company that was the nominal owner of the London Property.  Mr BONNANT represents or has represented numerous of the screen companies established with Mr Takieddine to disguise Mr Takieddine’s true ownership of valuable assets, including ALVESTON INTERNATIONAL, the company at the head of the networks of screen companies owning the Paris Property and the London Property.</w:t>
      </w:r>
    </w:p>
    <w:p w14:paraId="1483C4B0" w14:textId="77777777" w:rsidR="001C3CED" w:rsidRDefault="001C3CED" w:rsidP="0031236E">
      <w:pPr>
        <w:pStyle w:val="Heading4"/>
      </w:pPr>
      <w:r w:rsidRPr="00BA0B5D">
        <w:t>Anthony VALGIMILGLI</w:t>
      </w:r>
      <w:r>
        <w:t xml:space="preserve">, the Director of Barclays Wealth responsible for the Loans, visited Mr BONNANT in Geneva on 6 January 2009 to discuss the Loans to Mr Takieddine.  On 2 February 2009, Mr </w:t>
      </w:r>
      <w:proofErr w:type="spellStart"/>
      <w:r>
        <w:t>Bonnant</w:t>
      </w:r>
      <w:proofErr w:type="spellEnd"/>
      <w:r>
        <w:t xml:space="preserve"> signed the mortgage documents on behalf of the screen company </w:t>
      </w:r>
      <w:r w:rsidRPr="00BA0B5D">
        <w:t>W</w:t>
      </w:r>
      <w:r>
        <w:t>arwick Estates Limited, whereby Barclays advanced £6,000,000 to Mr Takieddine via the English Loan transaction which was designed to injure and which did severely injure our client.</w:t>
      </w:r>
    </w:p>
    <w:p w14:paraId="1E1D5773" w14:textId="77777777" w:rsidR="001C3CED" w:rsidRDefault="001C3CED" w:rsidP="0031236E">
      <w:pPr>
        <w:pStyle w:val="Heading4"/>
      </w:pPr>
      <w:r>
        <w:lastRenderedPageBreak/>
        <w:t xml:space="preserve">Marc BONNANT’s involvement in criminal attacks against our client did not end with the signature of the English Loan.  On 25 October 2010, </w:t>
      </w:r>
      <w:proofErr w:type="spellStart"/>
      <w:r>
        <w:t>Bonnant</w:t>
      </w:r>
      <w:proofErr w:type="spellEnd"/>
      <w:r>
        <w:t xml:space="preserve"> issued a claim for possession of the London Property at West London County Court, seeking to have our client evicted as a trespasser.  Mr </w:t>
      </w:r>
      <w:proofErr w:type="spellStart"/>
      <w:r>
        <w:t>Bonnant</w:t>
      </w:r>
      <w:proofErr w:type="spellEnd"/>
      <w:r>
        <w:t xml:space="preserve"> claimed to represent the new owner of the London Property.  The claim was founded on documents purporting to evidence the sale by Mr Takieddine of ALVESTON, the Panama screen company which was the ultimate owner of both the London Property and the Paris Property, to a new owner, Joseph TAKLA.  </w:t>
      </w:r>
    </w:p>
    <w:p w14:paraId="66B0A380" w14:textId="77777777" w:rsidR="001C3CED" w:rsidRDefault="001C3CED" w:rsidP="0031236E">
      <w:pPr>
        <w:pStyle w:val="Heading4"/>
      </w:pPr>
      <w:r>
        <w:t>The documents relied upon in Court by Mr BONNANT have been exposed as forgeries, whereby Mr Takieddine is currently the subject of an arrest warrant, not backed for bail, issued by Westminster Magistrates Court to face charges of conspiracy to pervert the course of justice.  Mr BONNANT and Mr TAKLA are named as conspirators in the Particulars of Offence filed at Westminster Magistrates Court.</w:t>
      </w:r>
    </w:p>
    <w:p w14:paraId="217D65B4" w14:textId="77777777" w:rsidR="001C3CED" w:rsidRPr="00F65B51" w:rsidRDefault="001C3CED" w:rsidP="0031236E">
      <w:pPr>
        <w:pStyle w:val="Heading4"/>
      </w:pPr>
      <w:r>
        <w:t xml:space="preserve">It is not known what was BARCLAYS’s </w:t>
      </w:r>
      <w:commentRangeStart w:id="59"/>
      <w:r>
        <w:t>knowledge</w:t>
      </w:r>
      <w:commentRangeEnd w:id="59"/>
      <w:r>
        <w:rPr>
          <w:rStyle w:val="CommentReference"/>
          <w:rFonts w:asciiTheme="minorHAnsi" w:eastAsiaTheme="minorEastAsia" w:hAnsiTheme="minorHAnsi"/>
          <w:iCs w:val="0"/>
        </w:rPr>
        <w:commentReference w:id="59"/>
      </w:r>
      <w:r>
        <w:t xml:space="preserve"> of, or involvement in, the fraudulent 2010 possession proceedings designed to injure our client.</w:t>
      </w:r>
    </w:p>
    <w:p w14:paraId="62B37C10" w14:textId="77777777" w:rsidR="001C3CED" w:rsidRPr="00BA0B5D" w:rsidRDefault="001C3CED" w:rsidP="0031236E">
      <w:pPr>
        <w:pStyle w:val="Heading3"/>
      </w:pPr>
      <w:r w:rsidRPr="00BA0B5D">
        <w:t>Alain France</w:t>
      </w:r>
    </w:p>
    <w:p w14:paraId="1AAB4B34" w14:textId="77777777" w:rsidR="001C3CED" w:rsidRDefault="001C3CED" w:rsidP="0031236E">
      <w:pPr>
        <w:pStyle w:val="Heading4"/>
      </w:pPr>
      <w:r w:rsidRPr="00BA0B5D">
        <w:t xml:space="preserve">Alain France was one of Mr Takieddine’s domestic servants, whose name appeared on official records as the </w:t>
      </w:r>
      <w:proofErr w:type="spellStart"/>
      <w:r w:rsidRPr="00BA0B5D">
        <w:rPr>
          <w:i/>
        </w:rPr>
        <w:t>gérant</w:t>
      </w:r>
      <w:proofErr w:type="spellEnd"/>
      <w:r w:rsidRPr="00BA0B5D">
        <w:t xml:space="preserve"> (manager) of SCI Lamartine, one of the screen companies used by Mr Takieddine to hide his wealth from the French tax authorities.  SCI Lamartine is the nominal owner of 40 Avenue Georges Mandel, the couple’s matrimonial home in Paris (the </w:t>
      </w:r>
      <w:r>
        <w:t>“</w:t>
      </w:r>
      <w:r w:rsidRPr="000C10F0">
        <w:rPr>
          <w:b/>
        </w:rPr>
        <w:t xml:space="preserve">Paris </w:t>
      </w:r>
      <w:commentRangeStart w:id="60"/>
      <w:r w:rsidRPr="000C10F0">
        <w:rPr>
          <w:b/>
        </w:rPr>
        <w:t>Property</w:t>
      </w:r>
      <w:commentRangeEnd w:id="60"/>
      <w:r w:rsidRPr="00BA0B5D">
        <w:rPr>
          <w:rStyle w:val="CommentReference"/>
        </w:rPr>
        <w:commentReference w:id="60"/>
      </w:r>
      <w:r>
        <w:t>”</w:t>
      </w:r>
      <w:r w:rsidRPr="00BA0B5D">
        <w:t>).</w:t>
      </w:r>
    </w:p>
    <w:p w14:paraId="3870D81E" w14:textId="77777777" w:rsidR="001C3CED" w:rsidRDefault="001C3CED" w:rsidP="0031236E">
      <w:pPr>
        <w:pStyle w:val="Heading4"/>
      </w:pPr>
      <w:r>
        <w:t xml:space="preserve">Alain France had been involved in Mr Takieddine’s schemes to </w:t>
      </w:r>
      <w:commentRangeStart w:id="61"/>
      <w:r>
        <w:t>defraud</w:t>
      </w:r>
      <w:commentRangeEnd w:id="61"/>
      <w:r w:rsidR="00E75E85">
        <w:rPr>
          <w:rStyle w:val="CommentReference"/>
          <w:rFonts w:asciiTheme="minorHAnsi" w:eastAsiaTheme="minorEastAsia" w:hAnsiTheme="minorHAnsi"/>
          <w:iCs w:val="0"/>
        </w:rPr>
        <w:commentReference w:id="61"/>
      </w:r>
      <w:r>
        <w:t xml:space="preserve"> our client since September 2006, whereby he signed forged documents including a fake “rental contract” which was presented to the French Court in the divorce proceedings to pretend that Mr Takieddine was merely a tenant of the Paris Property, rather than its owner.  The French Court was further told that the “rental contract” had been terminated and that Mr Takieddine was obliged to leave the Paris Property by the end of January 2007.  Mr France confessed in </w:t>
      </w:r>
      <w:commentRangeStart w:id="62"/>
      <w:r>
        <w:t>testimony</w:t>
      </w:r>
      <w:commentRangeEnd w:id="62"/>
      <w:r>
        <w:rPr>
          <w:rStyle w:val="CommentReference"/>
          <w:rFonts w:asciiTheme="minorHAnsi" w:eastAsiaTheme="minorEastAsia" w:hAnsiTheme="minorHAnsi"/>
          <w:iCs w:val="0"/>
        </w:rPr>
        <w:commentReference w:id="62"/>
      </w:r>
      <w:r>
        <w:t xml:space="preserve"> to the French police that he knew about the divorce proceedings and that Mr Takieddine was the true owner of the Paris Property.</w:t>
      </w:r>
    </w:p>
    <w:p w14:paraId="5C1FC2A6" w14:textId="77777777" w:rsidR="001C3CED" w:rsidRPr="00030DD8" w:rsidRDefault="001C3CED" w:rsidP="0031236E">
      <w:pPr>
        <w:pStyle w:val="Heading4"/>
      </w:pPr>
      <w:r w:rsidRPr="001C3CED">
        <w:rPr>
          <w:lang w:val="fr-FR"/>
        </w:rPr>
        <w:t xml:space="preserve">Mr France </w:t>
      </w:r>
      <w:proofErr w:type="spellStart"/>
      <w:r w:rsidRPr="001C3CED">
        <w:rPr>
          <w:lang w:val="fr-FR"/>
        </w:rPr>
        <w:t>told</w:t>
      </w:r>
      <w:proofErr w:type="spellEnd"/>
      <w:r w:rsidRPr="001C3CED">
        <w:rPr>
          <w:lang w:val="fr-FR"/>
        </w:rPr>
        <w:t xml:space="preserve"> the French police: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Takieddine] offered me his MERCEDES ML 320 as a vehicle for my job.  He gave it to me and I took the </w:t>
      </w:r>
      <w:r w:rsidRPr="002315D7">
        <w:t>« carte grise »</w:t>
      </w:r>
      <w:r>
        <w:t xml:space="preserve"> [car ownership documents]”).</w:t>
      </w:r>
    </w:p>
    <w:p w14:paraId="497B4CA5" w14:textId="77777777" w:rsidR="001C3CED" w:rsidRDefault="001C3CED" w:rsidP="0031236E">
      <w:pPr>
        <w:pStyle w:val="Heading4"/>
        <w:rPr>
          <w:rFonts w:cs="Calibri"/>
        </w:rPr>
      </w:pPr>
      <w:r>
        <w:lastRenderedPageBreak/>
        <w:t xml:space="preserve">With respect to the French Loan, </w:t>
      </w:r>
      <w:r w:rsidRPr="00BA0B5D">
        <w:t xml:space="preserve">Alain </w:t>
      </w:r>
      <w:r w:rsidRPr="0044487E">
        <w:t>France</w:t>
      </w:r>
      <w:r>
        <w:t xml:space="preserve"> </w:t>
      </w:r>
      <w:commentRangeStart w:id="63"/>
      <w:r w:rsidRPr="00BA0B5D">
        <w:t>confessed</w:t>
      </w:r>
      <w:commentRangeEnd w:id="63"/>
      <w:r w:rsidRPr="00BA0B5D">
        <w:rPr>
          <w:rStyle w:val="CommentReference"/>
        </w:rPr>
        <w:commentReference w:id="63"/>
      </w:r>
      <w:r w:rsidRPr="00BA0B5D">
        <w:t xml:space="preserve"> to French Police that he</w:t>
      </w:r>
      <w:r w:rsidRPr="0044487E">
        <w:rPr>
          <w:highlight w:val="white"/>
        </w:rPr>
        <w:t xml:space="preserve"> </w:t>
      </w:r>
      <w:r w:rsidRPr="0044487E">
        <w:rPr>
          <w:i/>
          <w:highlight w:val="white"/>
        </w:rPr>
        <w:t xml:space="preserve">“signed the loan application in the presence of Mr. Takieddine and the </w:t>
      </w:r>
      <w:r>
        <w:rPr>
          <w:i/>
          <w:highlight w:val="white"/>
        </w:rPr>
        <w:t>D</w:t>
      </w:r>
      <w:r w:rsidRPr="0044487E">
        <w:rPr>
          <w:i/>
          <w:highlight w:val="white"/>
        </w:rPr>
        <w:t>irector of Barclays”</w:t>
      </w:r>
      <w:r w:rsidRPr="0044487E">
        <w:rPr>
          <w:highlight w:val="white"/>
        </w:rPr>
        <w:t>.</w:t>
      </w:r>
      <w:r>
        <w:t xml:space="preserve">  </w:t>
      </w:r>
      <w:r w:rsidRPr="0044487E">
        <w:rPr>
          <w:rFonts w:cs="Calibri"/>
        </w:rPr>
        <w:t xml:space="preserve">The </w:t>
      </w:r>
      <w:r>
        <w:rPr>
          <w:rFonts w:cs="Calibri"/>
        </w:rPr>
        <w:t xml:space="preserve">Barclays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KERBIDI, the Managing Director of Barclays Monaco.</w:t>
      </w:r>
    </w:p>
    <w:p w14:paraId="1A3836D4" w14:textId="77777777" w:rsidR="001C3CED" w:rsidRPr="002315D7" w:rsidRDefault="001C3CED" w:rsidP="0031236E">
      <w:pPr>
        <w:pStyle w:val="Heading4"/>
      </w:pPr>
      <w:r w:rsidRPr="002315D7">
        <w:t xml:space="preserve">Mr France </w:t>
      </w:r>
      <w:r>
        <w:t xml:space="preserve">further </w:t>
      </w:r>
      <w:r w:rsidRPr="002315D7">
        <w:t>testified</w:t>
      </w:r>
      <w:r>
        <w:t xml:space="preserve"> (testimony </w:t>
      </w:r>
      <w:commentRangeStart w:id="64"/>
      <w:r>
        <w:t>translated</w:t>
      </w:r>
      <w:commentRangeEnd w:id="64"/>
      <w:r>
        <w:rPr>
          <w:rStyle w:val="CommentReference"/>
          <w:rFonts w:asciiTheme="minorHAnsi" w:eastAsiaTheme="minorEastAsia" w:hAnsiTheme="minorHAnsi"/>
          <w:iCs w:val="0"/>
        </w:rPr>
        <w:commentReference w:id="64"/>
      </w:r>
      <w:r>
        <w:t xml:space="preserve"> from the French)</w:t>
      </w:r>
      <w:r w:rsidRPr="002315D7">
        <w:t xml:space="preserve">: </w:t>
      </w:r>
      <w:r w:rsidRPr="002A5E52">
        <w:t>“At that meeting</w:t>
      </w:r>
      <w:r>
        <w:t xml:space="preserve"> [the meeting with BARCLAYS]</w:t>
      </w:r>
      <w:r w:rsidRPr="002A5E52">
        <w:t>, he [Mr Takieddine] told me that he had decided to borrow from the BARCLAYS MONACO because he needed cash for his business, that he had debts to repay, including a deadline to pay, he also had the plane he wanted to acquire. I did not want to sign. When he told me the amount he wanted to borrow, I was in shock. The bank wanted a guarantee. He told me that, anyway, as a manager I was not responsible. He also told me that he was acting as personal guarantor. I did not know until after that it could be a problem. He [</w:t>
      </w:r>
      <w:r>
        <w:t xml:space="preserve">Mr </w:t>
      </w:r>
      <w:r w:rsidRPr="002A5E52">
        <w:t>Takieddine] signed the guarantee in front of me.  I signed these documents [the loan documents] in my turn.”</w:t>
      </w:r>
      <w:r w:rsidRPr="002315D7">
        <w:t xml:space="preserve">  </w:t>
      </w:r>
    </w:p>
    <w:p w14:paraId="799C112B" w14:textId="77777777" w:rsidR="001C3CED" w:rsidRPr="0044487E" w:rsidRDefault="001C3CED" w:rsidP="0031236E">
      <w:pPr>
        <w:pStyle w:val="Heading4"/>
      </w:pPr>
      <w:r w:rsidRPr="0044487E">
        <w:t xml:space="preserve">The Bank was fully aware that Alain France had no real control over </w:t>
      </w:r>
      <w:r w:rsidRPr="00BA0B5D">
        <w:t>SCI Lamartine</w:t>
      </w:r>
      <w:r>
        <w:t xml:space="preserve">.  The Credit Report confirmed that the Bank knew </w:t>
      </w:r>
      <w:r w:rsidRPr="0044487E">
        <w:t>that Alain France was the signatory for SCI Lamartine “</w:t>
      </w:r>
      <w:r w:rsidRPr="0044487E">
        <w:rPr>
          <w:i/>
        </w:rPr>
        <w:t>in a purely professional capacity</w:t>
      </w:r>
      <w:r w:rsidRPr="0044487E">
        <w:t>”.</w:t>
      </w:r>
    </w:p>
    <w:p w14:paraId="734B9AA0" w14:textId="77777777" w:rsidR="001C3CED" w:rsidRPr="00BA0B5D" w:rsidRDefault="001C3CED" w:rsidP="0031236E">
      <w:pPr>
        <w:pStyle w:val="Heading4"/>
      </w:pPr>
      <w:r>
        <w:t>The Bank further knew that the French Loan was not for the benefit of SCI Lamartine but was for the personal benefit of Mr Takieddine, whereby the proceeds were transferred to secret offshore accounts controlled by Mr Takieddine, as part of the conspiracy to injure our client.</w:t>
      </w:r>
    </w:p>
    <w:p w14:paraId="3677DDA4" w14:textId="77777777" w:rsidR="001C3CED" w:rsidRPr="00BA0B5D" w:rsidRDefault="001C3CED" w:rsidP="0031236E">
      <w:pPr>
        <w:pStyle w:val="Heading3"/>
      </w:pPr>
      <w:r w:rsidRPr="00BA0B5D">
        <w:t>John Hall</w:t>
      </w:r>
    </w:p>
    <w:p w14:paraId="2F7EBD9D" w14:textId="77777777" w:rsidR="001C3CED" w:rsidRDefault="001C3CED" w:rsidP="0031236E">
      <w:pPr>
        <w:pStyle w:val="Heading4"/>
      </w:pPr>
      <w:r w:rsidRPr="00975D4F">
        <w:t xml:space="preserve">The Bank was introduced to Ziad Takieddine through John Hall, a founding partner of the wealth management firm St James’s Place.  The Credit Report described Mr Hall as a ‘KBI’ </w:t>
      </w:r>
      <w:r>
        <w:t>(understood to stand for “Key Business Introducer”) and noted that the bank’s fee would be grossed up to incorporate Mr Hall’s commission, confirmed in the mortgage completion statement as £150,000.</w:t>
      </w:r>
    </w:p>
    <w:p w14:paraId="2C3CEC21" w14:textId="77777777" w:rsidR="001C3CED" w:rsidRDefault="001C3CED" w:rsidP="0031236E">
      <w:pPr>
        <w:pStyle w:val="Heading4"/>
      </w:pPr>
      <w:r>
        <w:t xml:space="preserve">Contemporaneous email correspondence between Mr HALL and </w:t>
      </w:r>
      <w:commentRangeStart w:id="65"/>
      <w:r>
        <w:t>BARCLAYS</w:t>
      </w:r>
      <w:commentRangeEnd w:id="65"/>
      <w:r w:rsidR="00311026">
        <w:rPr>
          <w:rStyle w:val="CommentReference"/>
          <w:rFonts w:asciiTheme="minorHAnsi" w:eastAsiaTheme="minorEastAsia" w:hAnsiTheme="minorHAnsi"/>
          <w:iCs w:val="0"/>
        </w:rPr>
        <w:commentReference w:id="65"/>
      </w:r>
      <w:r>
        <w:t xml:space="preserve"> confirms that both parties fully understood that the Loans were for the benefit of Mr Takieddine and that the loan proceeds were to be transferred into undeclared offshore accounts owned and controlled by Mr Takieddine, including accounts in Lebanon, beyond the reach not only of our client but also of the French tax authorities.</w:t>
      </w:r>
    </w:p>
    <w:p w14:paraId="383B7B64" w14:textId="77777777" w:rsidR="001C3CED" w:rsidRPr="00FE40C5" w:rsidRDefault="001C3CED" w:rsidP="0031236E">
      <w:pPr>
        <w:pStyle w:val="Heading4"/>
      </w:pPr>
      <w:r>
        <w:lastRenderedPageBreak/>
        <w:t xml:space="preserve">Mr HALL assisted Mr Takieddine to prepare documentation in support of the Loans, including Mr Takieddine’s ASSETS STATEMENT confirming his net worth at €97,200,000 in October 2008, whereas the previous month Mr TAKIEDDINE had told the French Court that his assets totalled only €38,000. </w:t>
      </w:r>
    </w:p>
    <w:p w14:paraId="5CF97727" w14:textId="77777777" w:rsidR="001C3CED" w:rsidRDefault="001C3CED" w:rsidP="0031236E">
      <w:pPr>
        <w:pStyle w:val="Heading3"/>
      </w:pPr>
      <w:r>
        <w:t>Barclays</w:t>
      </w:r>
    </w:p>
    <w:p w14:paraId="695D0C7A" w14:textId="77777777" w:rsidR="001C3CED" w:rsidRDefault="001C3CED" w:rsidP="0031236E">
      <w:pPr>
        <w:pStyle w:val="Heading4"/>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facilitated for Ziad Takieddine</w:t>
      </w:r>
      <w:r w:rsidRPr="003F459F">
        <w:t xml:space="preserve">, namely Anthony </w:t>
      </w:r>
      <w:proofErr w:type="spellStart"/>
      <w:r w:rsidRPr="003F459F">
        <w:t>Valgimilgli</w:t>
      </w:r>
      <w:proofErr w:type="spellEnd"/>
      <w:r w:rsidRPr="003F459F">
        <w:t>, Director of Barclays Wealth</w:t>
      </w:r>
      <w:r>
        <w:t>,</w:t>
      </w:r>
      <w:r w:rsidRPr="003F459F">
        <w:t xml:space="preserve"> Pierre </w:t>
      </w:r>
      <w:proofErr w:type="spellStart"/>
      <w:r w:rsidRPr="003F459F">
        <w:t>Kerbidi</w:t>
      </w:r>
      <w:proofErr w:type="spellEnd"/>
      <w:r w:rsidRPr="003F459F">
        <w:t>, Managing Director of Barclays Monaco</w:t>
      </w:r>
      <w:r>
        <w:t>,</w:t>
      </w:r>
      <w:r w:rsidRPr="003F459F">
        <w:t xml:space="preserve"> </w:t>
      </w:r>
      <w:commentRangeStart w:id="66"/>
      <w:r w:rsidRPr="003F459F">
        <w:t>William Harford</w:t>
      </w:r>
      <w:commentRangeEnd w:id="66"/>
      <w:r w:rsidRPr="00BA0B5D">
        <w:rPr>
          <w:rStyle w:val="CommentReference"/>
        </w:rPr>
        <w:commentReference w:id="66"/>
      </w:r>
      <w:r w:rsidRPr="003F459F">
        <w:t xml:space="preserve">, Vice-president of Barclays Private Banking, Alfred </w:t>
      </w:r>
      <w:proofErr w:type="spellStart"/>
      <w:r w:rsidRPr="003F459F">
        <w:t>Shukry</w:t>
      </w:r>
      <w:proofErr w:type="spellEnd"/>
      <w:r w:rsidRPr="003F459F">
        <w:t xml:space="preserve">, </w:t>
      </w:r>
      <w:r w:rsidRPr="003F459F">
        <w:rPr>
          <w:highlight w:val="white"/>
        </w:rPr>
        <w:t>Middle East Manager</w:t>
      </w:r>
      <w:r w:rsidRPr="003F459F">
        <w:t xml:space="preserve">.  </w:t>
      </w:r>
      <w:proofErr w:type="gramStart"/>
      <w:r w:rsidRPr="003F459F">
        <w:t>A number of</w:t>
      </w:r>
      <w:proofErr w:type="gramEnd"/>
      <w:r w:rsidRPr="003F459F">
        <w:t xml:space="preserve"> other </w:t>
      </w:r>
      <w:r>
        <w:t>Barclays employees</w:t>
      </w:r>
      <w:r w:rsidRPr="003F459F">
        <w:t xml:space="preserve"> are named in the</w:t>
      </w:r>
      <w:r>
        <w:t xml:space="preserve"> </w:t>
      </w:r>
      <w:r w:rsidRPr="003F459F">
        <w:t>document</w:t>
      </w:r>
      <w:r>
        <w:t>s we have reviewed.</w:t>
      </w:r>
    </w:p>
    <w:p w14:paraId="31B48115" w14:textId="77777777" w:rsidR="001C3CED" w:rsidRDefault="001C3CED" w:rsidP="0031236E">
      <w:pPr>
        <w:pStyle w:val="Heading4"/>
      </w:pPr>
      <w:r>
        <w:t xml:space="preserve">William Harford confirmed in an </w:t>
      </w:r>
      <w:commentRangeStart w:id="67"/>
      <w:r>
        <w:t>email</w:t>
      </w:r>
      <w:commentRangeEnd w:id="67"/>
      <w:r>
        <w:rPr>
          <w:rStyle w:val="CommentReference"/>
          <w:rFonts w:asciiTheme="minorHAnsi" w:eastAsiaTheme="minorEastAsia" w:hAnsiTheme="minorHAnsi"/>
          <w:iCs w:val="0"/>
        </w:rPr>
        <w:commentReference w:id="67"/>
      </w:r>
      <w:r>
        <w:t xml:space="preserve"> to John Hall that the Bank’s </w:t>
      </w:r>
      <w:r w:rsidRPr="00276EE4">
        <w:rPr>
          <w:i/>
        </w:rPr>
        <w:t xml:space="preserve">“in-house legal and credit risk have bent over backwards to accommodate my requests </w:t>
      </w:r>
      <w:r w:rsidRPr="00276EE4">
        <w:t>[to facilitate the loans to Ziad Takieddine]</w:t>
      </w:r>
      <w:r w:rsidRPr="00276EE4">
        <w:rPr>
          <w:i/>
        </w:rPr>
        <w:t>”</w:t>
      </w:r>
      <w:r>
        <w:t>.</w:t>
      </w:r>
    </w:p>
    <w:p w14:paraId="43529C3F" w14:textId="31A37960" w:rsidR="001C3CED" w:rsidRPr="005F42E2" w:rsidRDefault="001C3CED" w:rsidP="0031236E">
      <w:pPr>
        <w:pStyle w:val="Heading4"/>
      </w:pPr>
      <w:r>
        <w:t xml:space="preserve">Our client was informed by the French police that William Harford was in 2012 dismissed or otherwise forced to leave the Bank as the consequence of his criminal dealings with Mr Takieddine.  Our client understands that Messrs </w:t>
      </w:r>
      <w:proofErr w:type="spellStart"/>
      <w:r>
        <w:t>Valgimigli</w:t>
      </w:r>
      <w:proofErr w:type="spellEnd"/>
      <w:r>
        <w:t xml:space="preserve"> and </w:t>
      </w:r>
      <w:ins w:id="68" w:author="User" w:date="2019-01-31T15:13:00Z">
        <w:r w:rsidR="00A07958">
          <w:t xml:space="preserve">Mr </w:t>
        </w:r>
      </w:ins>
      <w:proofErr w:type="spellStart"/>
      <w:r>
        <w:t>Shukry</w:t>
      </w:r>
      <w:proofErr w:type="spellEnd"/>
      <w:r>
        <w:t xml:space="preserve"> have also left the Bank, but that Mr </w:t>
      </w:r>
      <w:proofErr w:type="spellStart"/>
      <w:r>
        <w:t>Kerbidi</w:t>
      </w:r>
      <w:proofErr w:type="spellEnd"/>
      <w:r>
        <w:t xml:space="preserve"> remains at Barclays, as Managing Director of Barclays in Monaco</w:t>
      </w:r>
      <w:r w:rsidR="005F42E2">
        <w:t>.</w:t>
      </w:r>
    </w:p>
    <w:bookmarkEnd w:id="0"/>
    <w:p w14:paraId="7DC7E063" w14:textId="77777777" w:rsidR="00E75E85" w:rsidRPr="002B3D5E" w:rsidRDefault="00E75E85" w:rsidP="0031236E">
      <w:pPr>
        <w:pStyle w:val="Heading2"/>
        <w:spacing w:before="480"/>
      </w:pPr>
      <w:r w:rsidRPr="002B3D5E">
        <w:t>The conspiracy</w:t>
      </w:r>
    </w:p>
    <w:p w14:paraId="77F82FB8" w14:textId="77777777" w:rsidR="00E75E85" w:rsidRPr="0031236E" w:rsidRDefault="00E75E85" w:rsidP="0031236E">
      <w:pPr>
        <w:pStyle w:val="Heading4"/>
      </w:pPr>
      <w:r w:rsidRPr="0031236E">
        <w:t xml:space="preserve">Beginning in 2006, Mr Takieddine orchestrated a criminal campaign intended to deny our client her rightful share of the couple’s wealth; he has forged documents, dissipated family assets and transferred the proceeds to Lebanon and to other offshore locations. </w:t>
      </w:r>
    </w:p>
    <w:p w14:paraId="074BAC7E" w14:textId="40D40847"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Takieddine to injure our client out of her interest in the London Property and the French Property (the “Matrimonial Properties”). Based on the credit report </w:t>
      </w:r>
      <w:ins w:id="69" w:author="Simon Farrell QC" w:date="2019-01-30T14:56:00Z">
        <w:r w:rsidR="00F31FF0">
          <w:rPr>
            <w:color w:val="0070C0"/>
          </w:rPr>
          <w:t xml:space="preserve">and the other information </w:t>
        </w:r>
      </w:ins>
      <w:r w:rsidRPr="007A11A9">
        <w:rPr>
          <w:color w:val="0070C0"/>
        </w:rPr>
        <w:t>it is reasonable to assume the bank facilitated the equity release with a predominant desire to procure business in Gaddafi’s Libya.</w:t>
      </w:r>
    </w:p>
    <w:p w14:paraId="7D2520FB" w14:textId="02C9162A" w:rsidR="00E75E85" w:rsidRPr="0031236E" w:rsidRDefault="00E75E85" w:rsidP="0031236E">
      <w:pPr>
        <w:pStyle w:val="Heading4"/>
      </w:pPr>
      <w:r w:rsidRPr="0031236E">
        <w:lastRenderedPageBreak/>
        <w:t xml:space="preserve">The Bank provided an equity release of £12,000,000 to Ziad Takieddine so that he could dissipate assets away from our client and other creditors, including the French state.  The Bank transferred the proceeds of the equity release to Mr Takieddine’s bank accounts in Lebanon and other remote offshore locations. </w:t>
      </w:r>
      <w:r w:rsidRPr="007A11A9">
        <w:rPr>
          <w:color w:val="0070C0"/>
        </w:rPr>
        <w:t xml:space="preserve">The Bank’s conduct means that they </w:t>
      </w:r>
      <w:r w:rsidR="007A11A9" w:rsidRPr="007A11A9">
        <w:rPr>
          <w:color w:val="0070C0"/>
        </w:rPr>
        <w:t>entered</w:t>
      </w:r>
      <w:r w:rsidRPr="007A11A9">
        <w:rPr>
          <w:color w:val="0070C0"/>
        </w:rPr>
        <w:t xml:space="preserve"> a conspiracy to defraud our client and may have committed several more criminal offences, described below; however, it certainly constitutes ‘unlawful means’ in respect of the conspiracy to injure our client. </w:t>
      </w:r>
    </w:p>
    <w:p w14:paraId="146F3AC4" w14:textId="77777777" w:rsidR="00E75E85" w:rsidRPr="007A11A9" w:rsidRDefault="00E75E85" w:rsidP="0031236E">
      <w:pPr>
        <w:pStyle w:val="Heading4"/>
        <w:rPr>
          <w:color w:val="0070C0"/>
        </w:rPr>
      </w:pPr>
      <w:r w:rsidRPr="007A11A9">
        <w:rPr>
          <w:color w:val="0070C0"/>
        </w:rPr>
        <w:t>The Bank was required to obtain appropriate senior management approval for establishing a business relationship with Mr Takieddine. This</w:t>
      </w:r>
      <w:del w:id="70" w:author="Simon Farrell QC" w:date="2019-01-30T14:56:00Z">
        <w:r w:rsidRPr="007A11A9" w:rsidDel="00F31FF0">
          <w:rPr>
            <w:color w:val="0070C0"/>
          </w:rPr>
          <w:delText xml:space="preserve"> would have</w:delText>
        </w:r>
      </w:del>
      <w:r w:rsidRPr="007A11A9">
        <w:rPr>
          <w:color w:val="0070C0"/>
        </w:rPr>
        <w:t xml:space="preserve"> involved taking adequate measures to establish the source of wealth and source of funds which were involved in the business relationship with Mr Takieddine.  As described previously the loans were underwritten by the </w:t>
      </w:r>
      <w:proofErr w:type="spellStart"/>
      <w:r w:rsidRPr="007A11A9">
        <w:rPr>
          <w:color w:val="0070C0"/>
        </w:rPr>
        <w:t>Amesys</w:t>
      </w:r>
      <w:proofErr w:type="spellEnd"/>
      <w:r w:rsidRPr="007A11A9">
        <w:rPr>
          <w:color w:val="0070C0"/>
        </w:rPr>
        <w:t xml:space="preserve"> contract, where Mr Takieddine was receiving money from the Libyan government and laundering it across many jurisdictions into his complex corporate structures. </w:t>
      </w:r>
    </w:p>
    <w:p w14:paraId="0A2E352B" w14:textId="4EB3AF98" w:rsidR="00E75E85" w:rsidRPr="0031236E" w:rsidRDefault="00E75E85" w:rsidP="0031236E">
      <w:pPr>
        <w:pStyle w:val="Heading4"/>
      </w:pPr>
      <w:r w:rsidRPr="0031236E">
        <w:t xml:space="preserve">Various senior members of the Bank met with Mr Takieddine prior to the issuance of the loans. On the 18 November 2008, Mr Harford met Mr Takieddine and Alain France at the Paris property.  </w:t>
      </w:r>
      <w:del w:id="71" w:author="User" w:date="2019-01-29T19:56:00Z">
        <w:r w:rsidRPr="0031236E" w:rsidDel="007A11A9">
          <w:delText xml:space="preserve">Mr France has said to police in French proceedings: </w:delText>
        </w:r>
      </w:del>
      <w:del w:id="72" w:author="User" w:date="2019-01-29T19:32:00Z">
        <w:r w:rsidRPr="0031236E" w:rsidDel="003024D8">
          <w:delText xml:space="preserve">“[Mr Takieddine] introduced me to a gentleman from BARCLAYS. He had previously told me that he wanted to buy a plane. It was a madness. There was also a divorce on the fire.” </w:delText>
        </w:r>
      </w:del>
      <w:r w:rsidRPr="0031236E">
        <w:t xml:space="preserve">After the initial meeting with Mr Harford, Mr Takieddine met with Mr </w:t>
      </w:r>
      <w:proofErr w:type="spellStart"/>
      <w:r w:rsidRPr="0031236E">
        <w:t>Shukry</w:t>
      </w:r>
      <w:proofErr w:type="spellEnd"/>
      <w:r w:rsidRPr="0031236E">
        <w:t xml:space="preserve"> who, according to the Credit Report, “</w:t>
      </w:r>
      <w:r w:rsidRPr="00A07958">
        <w:rPr>
          <w:i/>
          <w:rPrChange w:id="73" w:author="User" w:date="2019-01-31T15:14:00Z">
            <w:rPr/>
          </w:rPrChange>
        </w:rPr>
        <w:t>confirmed [Ziad’s] standing and reputation based on information from his own contacts</w:t>
      </w:r>
      <w:r w:rsidRPr="0031236E">
        <w:t xml:space="preserve">.” On 1 December 2008 both Mr Harford and Mr </w:t>
      </w:r>
      <w:proofErr w:type="spellStart"/>
      <w:r w:rsidRPr="0031236E">
        <w:t>Shukry</w:t>
      </w:r>
      <w:proofErr w:type="spellEnd"/>
      <w:r w:rsidRPr="0031236E">
        <w:t xml:space="preserve"> gave their business line approval for the proposed </w:t>
      </w:r>
      <w:commentRangeStart w:id="74"/>
      <w:r w:rsidRPr="0031236E">
        <w:t>loan</w:t>
      </w:r>
      <w:commentRangeEnd w:id="74"/>
      <w:r w:rsidR="00A07958">
        <w:rPr>
          <w:rStyle w:val="CommentReference"/>
          <w:rFonts w:asciiTheme="minorHAnsi" w:eastAsiaTheme="minorEastAsia" w:hAnsiTheme="minorHAnsi"/>
          <w:iCs w:val="0"/>
        </w:rPr>
        <w:commentReference w:id="74"/>
      </w:r>
      <w:r w:rsidRPr="0031236E">
        <w:t>.</w:t>
      </w:r>
    </w:p>
    <w:p w14:paraId="4EBACF9B" w14:textId="77777777" w:rsidR="00E75E85" w:rsidRPr="0031236E" w:rsidRDefault="00E75E85" w:rsidP="0031236E">
      <w:pPr>
        <w:pStyle w:val="Heading4"/>
      </w:pPr>
      <w:r w:rsidRPr="0031236E">
        <w:t xml:space="preserve">On 6 January 2009, Mr </w:t>
      </w:r>
      <w:proofErr w:type="spellStart"/>
      <w:r w:rsidRPr="0031236E">
        <w:t>Valgimilgi</w:t>
      </w:r>
      <w:proofErr w:type="spellEnd"/>
      <w:r w:rsidRPr="0031236E">
        <w:t xml:space="preserve"> met with Marc </w:t>
      </w:r>
      <w:proofErr w:type="spellStart"/>
      <w:r w:rsidRPr="0031236E">
        <w:t>Bonnant</w:t>
      </w:r>
      <w:proofErr w:type="spellEnd"/>
      <w:r w:rsidRPr="0031236E">
        <w:t xml:space="preserve"> in Switzerland, and on 27 January 2009, he met with </w:t>
      </w:r>
      <w:proofErr w:type="spellStart"/>
      <w:r w:rsidRPr="0031236E">
        <w:t>Hala</w:t>
      </w:r>
      <w:proofErr w:type="spellEnd"/>
      <w:r w:rsidRPr="0031236E">
        <w:t xml:space="preserve"> </w:t>
      </w:r>
      <w:proofErr w:type="spellStart"/>
      <w:r w:rsidRPr="0031236E">
        <w:t>Frangie</w:t>
      </w:r>
      <w:proofErr w:type="spellEnd"/>
      <w:r w:rsidRPr="0031236E">
        <w:t xml:space="preserve"> in Beirut.  Both meetings were arranged to discuss the details of the loan proposals and to verify the ownership of Mr Takieddine’s complex corporate structure. </w:t>
      </w:r>
    </w:p>
    <w:p w14:paraId="6FBB57EE" w14:textId="77777777" w:rsidR="00E75E85" w:rsidRPr="007A11A9" w:rsidRDefault="00E75E85" w:rsidP="0031236E">
      <w:pPr>
        <w:pStyle w:val="Heading4"/>
        <w:rPr>
          <w:color w:val="0070C0"/>
        </w:rPr>
      </w:pPr>
      <w:r w:rsidRPr="007A11A9">
        <w:rPr>
          <w:color w:val="0070C0"/>
        </w:rPr>
        <w:t xml:space="preserve">In early January 2009, Barclays discovered that a Home Rights Charge had been registered by our client against the London Property.  The Bank informed Mr Takieddine’s lawyers that it could not proceed with the loans until the Home Rights Charge had been removed.  Mr Takieddine was encouraged by his lawyers to manipulate our client into agreeing to removing the </w:t>
      </w:r>
      <w:commentRangeStart w:id="75"/>
      <w:r w:rsidRPr="007A11A9">
        <w:rPr>
          <w:color w:val="0070C0"/>
        </w:rPr>
        <w:t>Home</w:t>
      </w:r>
      <w:commentRangeEnd w:id="75"/>
      <w:r w:rsidRPr="007A11A9">
        <w:rPr>
          <w:rStyle w:val="CommentReference"/>
          <w:color w:val="0070C0"/>
          <w:sz w:val="22"/>
          <w:szCs w:val="22"/>
        </w:rPr>
        <w:commentReference w:id="75"/>
      </w:r>
      <w:r w:rsidRPr="007A11A9">
        <w:rPr>
          <w:color w:val="0070C0"/>
        </w:rPr>
        <w:t xml:space="preserve"> Rights </w:t>
      </w:r>
      <w:commentRangeStart w:id="76"/>
      <w:r w:rsidRPr="007A11A9">
        <w:rPr>
          <w:color w:val="0070C0"/>
        </w:rPr>
        <w:t>Charge</w:t>
      </w:r>
      <w:commentRangeEnd w:id="76"/>
      <w:r w:rsidR="00A07958">
        <w:rPr>
          <w:rStyle w:val="CommentReference"/>
          <w:rFonts w:asciiTheme="minorHAnsi" w:eastAsiaTheme="minorEastAsia" w:hAnsiTheme="minorHAnsi"/>
          <w:iCs w:val="0"/>
        </w:rPr>
        <w:commentReference w:id="76"/>
      </w:r>
      <w:r w:rsidRPr="007A11A9">
        <w:rPr>
          <w:color w:val="0070C0"/>
        </w:rPr>
        <w:t>. Our client was not informed by the bank or Mr Takieddine that the purpose of removing the Home Rights Charge was to provide an equity release on the matrimonial properties to Mr Takieddine.</w:t>
      </w:r>
    </w:p>
    <w:p w14:paraId="01293183" w14:textId="77777777" w:rsidR="00E75E85" w:rsidRPr="0031236E" w:rsidRDefault="00E75E85" w:rsidP="0031236E">
      <w:pPr>
        <w:pStyle w:val="Heading4"/>
      </w:pPr>
      <w:commentRangeStart w:id="77"/>
      <w:r w:rsidRPr="0031236E">
        <w:lastRenderedPageBreak/>
        <w:t xml:space="preserve">The loans were completed on 12 February </w:t>
      </w:r>
      <w:commentRangeStart w:id="78"/>
      <w:r w:rsidRPr="0031236E">
        <w:t>2009</w:t>
      </w:r>
      <w:commentRangeEnd w:id="78"/>
      <w:r w:rsidRPr="0031236E">
        <w:rPr>
          <w:rStyle w:val="CommentReference"/>
          <w:sz w:val="22"/>
          <w:szCs w:val="22"/>
        </w:rPr>
        <w:commentReference w:id="78"/>
      </w:r>
      <w:r w:rsidRPr="0031236E">
        <w:t xml:space="preserve">.  The equity release was achieved by way of two secured charges: the English Charge and the French Charge.  The London Charge secured a loan of £6,000,000 made by Barclays to Warwick Estates Limited, the screen company that nominally owns the London Property. The French Charge, processed through Barclays Monaco, secured an additional €6,000,000 loan by the Bank to SCI Lamartine secured by a charge over the French Property.  Despite the equity release being booked as two separate loans to two distinct companies, it is </w:t>
      </w:r>
      <w:commentRangeStart w:id="79"/>
      <w:r w:rsidRPr="0031236E">
        <w:t>clear</w:t>
      </w:r>
      <w:commentRangeEnd w:id="79"/>
      <w:r w:rsidRPr="0031236E">
        <w:rPr>
          <w:rStyle w:val="CommentReference"/>
          <w:sz w:val="22"/>
          <w:szCs w:val="22"/>
        </w:rPr>
        <w:commentReference w:id="79"/>
      </w:r>
      <w:r w:rsidRPr="0031236E">
        <w:t xml:space="preserve"> from the Bank’s internal documentation that it was in reality a single loan for the exclusive benefit of Ziad Takieddine.  </w:t>
      </w:r>
      <w:commentRangeEnd w:id="77"/>
      <w:r w:rsidRPr="0031236E">
        <w:rPr>
          <w:rStyle w:val="CommentReference"/>
          <w:sz w:val="22"/>
          <w:szCs w:val="22"/>
        </w:rPr>
        <w:commentReference w:id="77"/>
      </w:r>
    </w:p>
    <w:p w14:paraId="2835ACC5" w14:textId="77777777" w:rsidR="00A07958" w:rsidRDefault="00E75E85" w:rsidP="00A07958">
      <w:pPr>
        <w:pStyle w:val="Heading4"/>
      </w:pPr>
      <w:r w:rsidRPr="0031236E">
        <w:t xml:space="preserve">The £6,000,000 London Loan was used to repay part of a previous £7,200,000 loan taken out by Mr Takieddine, the proceeds of which had already been transferred to Mr Takieddine’s </w:t>
      </w:r>
      <w:commentRangeStart w:id="80"/>
      <w:r w:rsidRPr="0031236E">
        <w:t>secret</w:t>
      </w:r>
      <w:commentRangeEnd w:id="80"/>
      <w:r w:rsidR="00A07958">
        <w:rPr>
          <w:rStyle w:val="CommentReference"/>
          <w:rFonts w:asciiTheme="minorHAnsi" w:eastAsiaTheme="minorEastAsia" w:hAnsiTheme="minorHAnsi"/>
          <w:iCs w:val="0"/>
        </w:rPr>
        <w:commentReference w:id="80"/>
      </w:r>
      <w:r w:rsidRPr="0031236E">
        <w:t xml:space="preserve"> accounts in Lebanon and other remote offshore locations</w:t>
      </w:r>
      <w:ins w:id="81" w:author="User" w:date="2019-01-31T15:16:00Z">
        <w:r w:rsidR="00A07958">
          <w:t xml:space="preserve"> to the detriment of our client</w:t>
        </w:r>
      </w:ins>
      <w:r w:rsidRPr="0031236E">
        <w:t>.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82"/>
      <w:r w:rsidRPr="0031236E">
        <w:t>remainder</w:t>
      </w:r>
      <w:commentRangeEnd w:id="82"/>
      <w:r w:rsidRPr="0031236E">
        <w:rPr>
          <w:rStyle w:val="CommentReference"/>
          <w:sz w:val="22"/>
          <w:szCs w:val="22"/>
        </w:rPr>
        <w:commentReference w:id="82"/>
      </w:r>
      <w:r w:rsidRPr="0031236E">
        <w:t xml:space="preserve"> of the French Loan was transferred offshore as follows:</w:t>
      </w:r>
    </w:p>
    <w:p w14:paraId="2C3EC452" w14:textId="77777777" w:rsidR="00A07958" w:rsidRDefault="00E75E85" w:rsidP="00A07958">
      <w:pPr>
        <w:pStyle w:val="Heading4"/>
        <w:numPr>
          <w:ilvl w:val="1"/>
          <w:numId w:val="1"/>
        </w:numPr>
      </w:pPr>
      <w:r>
        <w:t xml:space="preserve">On 3 </w:t>
      </w:r>
      <w:commentRangeStart w:id="83"/>
      <w:r>
        <w:t>March</w:t>
      </w:r>
      <w:commentRangeEnd w:id="83"/>
      <w:r>
        <w:rPr>
          <w:rStyle w:val="CommentReference"/>
        </w:rPr>
        <w:commentReference w:id="83"/>
      </w:r>
      <w:r>
        <w:t xml:space="preserve"> 2009 the Bank transferred $4,000,000 (€3,150,000) to Spectrum Aerospace, a Bermudan company; and</w:t>
      </w:r>
    </w:p>
    <w:p w14:paraId="399D22C8" w14:textId="265F2C9A" w:rsidR="00E75E85" w:rsidRDefault="00E75E85" w:rsidP="00A07958">
      <w:pPr>
        <w:pStyle w:val="Heading4"/>
        <w:numPr>
          <w:ilvl w:val="1"/>
          <w:numId w:val="1"/>
        </w:numPr>
      </w:pPr>
      <w:r>
        <w:t>On 13 February 2009, the bank transferred the remaining balance of €1,200,000 to an account (</w:t>
      </w:r>
      <w:proofErr w:type="spellStart"/>
      <w:r>
        <w:t>Alveston</w:t>
      </w:r>
      <w:proofErr w:type="spellEnd"/>
      <w:r>
        <w:t xml:space="preserve">) in Lebanon, wholly owned and controlled by Mr Takieddine. </w:t>
      </w:r>
    </w:p>
    <w:p w14:paraId="5C4C2A79" w14:textId="4882CD44" w:rsidR="00E75E85" w:rsidRPr="0031236E" w:rsidRDefault="00E75E85" w:rsidP="0031236E">
      <w:pPr>
        <w:pStyle w:val="Heading4"/>
      </w:pPr>
      <w:r w:rsidRPr="0031236E">
        <w:t xml:space="preserve">The Bank knew that Ziad Takieddine was married to our client and that they were married under the French Matrimonial Regime of community of </w:t>
      </w:r>
      <w:commentRangeStart w:id="84"/>
      <w:r w:rsidRPr="0031236E">
        <w:t>property</w:t>
      </w:r>
      <w:commentRangeEnd w:id="84"/>
      <w:r w:rsidR="00A07958">
        <w:rPr>
          <w:rStyle w:val="CommentReference"/>
          <w:rFonts w:asciiTheme="minorHAnsi" w:eastAsiaTheme="minorEastAsia" w:hAnsiTheme="minorHAnsi"/>
          <w:iCs w:val="0"/>
        </w:rPr>
        <w:commentReference w:id="84"/>
      </w:r>
      <w:r w:rsidRPr="0031236E">
        <w:t>,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ins w:id="85" w:author="User" w:date="2019-01-29T19:35:00Z">
        <w:r w:rsidR="003024D8" w:rsidRPr="0031236E">
          <w:t xml:space="preserve"> that</w:t>
        </w:r>
      </w:ins>
      <w:r w:rsidRPr="0031236E">
        <w:t xml:space="preserve"> it was public knowledge that Mr Takieddine was engaged in high-value divorce proceedings with our client. Despite this</w:t>
      </w:r>
      <w:r w:rsidRPr="007A11A9">
        <w:rPr>
          <w:color w:val="0070C0"/>
        </w:rPr>
        <w:t>, and with no mention of it in the credit report</w:t>
      </w:r>
      <w:r w:rsidRPr="0031236E">
        <w:t xml:space="preserve">, the bank secured the charges without our client’s knowledge or consent.  This breaches the French Matrimonial Regime under which our client and Mr Takieddine were married </w:t>
      </w:r>
      <w:commentRangeStart w:id="86"/>
      <w:r w:rsidRPr="0031236E">
        <w:t>under</w:t>
      </w:r>
      <w:commentRangeEnd w:id="86"/>
      <w:r w:rsidRPr="0031236E">
        <w:rPr>
          <w:rStyle w:val="CommentReference"/>
          <w:sz w:val="22"/>
          <w:szCs w:val="22"/>
        </w:rPr>
        <w:commentReference w:id="86"/>
      </w:r>
      <w:r w:rsidRPr="0031236E">
        <w:t xml:space="preserve">. </w:t>
      </w:r>
    </w:p>
    <w:p w14:paraId="7106394C" w14:textId="77777777" w:rsidR="00E75E85" w:rsidRPr="0031236E" w:rsidRDefault="00E75E85" w:rsidP="0031236E">
      <w:pPr>
        <w:pStyle w:val="Heading4"/>
      </w:pPr>
      <w:r w:rsidRPr="0031236E">
        <w:t xml:space="preserve">At all material times Barclays knew they it was dealing with Mr Takieddine. The Bank correctly identified Mr Takieddine as a PEP and no doubt applied enhanced levels of due diligence to Mr Takieddine and conducted on-going monitoring of the loans. The circumstances of the proposed equity release, together with the PEP status Mr Takieddine, indicated an unusually high level of risk. </w:t>
      </w:r>
    </w:p>
    <w:p w14:paraId="16D1148B" w14:textId="77777777" w:rsidR="00E75E85" w:rsidRPr="0031236E" w:rsidRDefault="00E75E85" w:rsidP="0031236E">
      <w:pPr>
        <w:pStyle w:val="Heading4"/>
      </w:pPr>
      <w:r w:rsidRPr="0031236E">
        <w:lastRenderedPageBreak/>
        <w:t xml:space="preserve">The Bank knew about the complex structure of offshore screen companies used by Mr Takieddine to hide his wealth from creditors and to evade French taxes. This is evidenced by the two diagrams produced by the Bank in the Credit Report (shown below). The credit report which states, “as is to be expected of a client of Ziad’s nature, his assets are owned by way of offshore SPV structures, although he, and not a Trust, is the direct beneficial owner of all of them”.  </w:t>
      </w:r>
    </w:p>
    <w:p w14:paraId="6E0DDCC1" w14:textId="3A2760F4" w:rsidR="00E75E85" w:rsidRPr="0031236E" w:rsidRDefault="00E75E85" w:rsidP="0031236E">
      <w:pPr>
        <w:pStyle w:val="Heading4"/>
      </w:pPr>
      <w:r w:rsidRPr="0031236E">
        <w:t>The French Property was owned by a French company which itself was owned in two 50% shares by two Luxembourg societies, both of which were owned by a Panamanian Bearer Share Corporation which was in turn owned by Mr Takieddine, as set out in the Bank’s diagram.  It is an unusually complex structure th</w:t>
      </w:r>
      <w:ins w:id="87" w:author="User" w:date="2019-01-31T15:19:00Z">
        <w:r w:rsidR="00A07958">
          <w:t>r</w:t>
        </w:r>
      </w:ins>
      <w:r w:rsidRPr="0031236E">
        <w:t xml:space="preserve">ough which to hold a single </w:t>
      </w:r>
      <w:proofErr w:type="spellStart"/>
      <w:r w:rsidRPr="0031236E">
        <w:t>apartment</w:t>
      </w:r>
      <w:ins w:id="88" w:author="User" w:date="2019-01-31T15:19:00Z">
        <w:r w:rsidR="00A07958">
          <w:t>;</w:t>
        </w:r>
      </w:ins>
      <w:del w:id="89" w:author="User" w:date="2019-01-31T15:19:00Z">
        <w:r w:rsidRPr="0031236E" w:rsidDel="00A07958">
          <w:delText xml:space="preserve">, whereby </w:delText>
        </w:r>
      </w:del>
      <w:r w:rsidRPr="0031236E">
        <w:t>it</w:t>
      </w:r>
      <w:proofErr w:type="spellEnd"/>
      <w:r w:rsidRPr="0031236E">
        <w:t xml:space="preserve"> </w:t>
      </w:r>
      <w:del w:id="90" w:author="User" w:date="2019-01-31T15:20:00Z">
        <w:r w:rsidRPr="0031236E" w:rsidDel="00A07958">
          <w:delText xml:space="preserve">should have been </w:delText>
        </w:r>
      </w:del>
      <w:commentRangeStart w:id="91"/>
      <w:ins w:id="92" w:author="User" w:date="2019-01-31T15:20:00Z">
        <w:r w:rsidR="00A07958">
          <w:t>was</w:t>
        </w:r>
        <w:commentRangeEnd w:id="91"/>
        <w:r w:rsidR="00A07958">
          <w:rPr>
            <w:rStyle w:val="CommentReference"/>
            <w:rFonts w:asciiTheme="minorHAnsi" w:eastAsiaTheme="minorEastAsia" w:hAnsiTheme="minorHAnsi"/>
            <w:iCs w:val="0"/>
          </w:rPr>
          <w:commentReference w:id="91"/>
        </w:r>
        <w:r w:rsidR="00A07958">
          <w:t xml:space="preserve"> </w:t>
        </w:r>
      </w:ins>
      <w:r w:rsidRPr="0031236E">
        <w:t xml:space="preserve">obvious to the Bank that the real purpose of the structure was to allow Mr Takieddine to evade French taxes by </w:t>
      </w:r>
      <w:del w:id="93" w:author="User" w:date="2019-01-31T15:21:00Z">
        <w:r w:rsidRPr="0031236E" w:rsidDel="00A07958">
          <w:delText>pretending not to own</w:delText>
        </w:r>
      </w:del>
      <w:ins w:id="94" w:author="User" w:date="2019-01-31T15:21:00Z">
        <w:r w:rsidR="00A07958">
          <w:t>concealing his ownership of</w:t>
        </w:r>
      </w:ins>
      <w:r w:rsidRPr="0031236E">
        <w:t xml:space="preserve"> the French Property.</w:t>
      </w:r>
    </w:p>
    <w:p w14:paraId="24DAC429" w14:textId="77777777" w:rsidR="00E75E85" w:rsidRDefault="00E75E85" w:rsidP="0031236E">
      <w:pPr>
        <w:pStyle w:val="Heading4"/>
        <w:numPr>
          <w:ilvl w:val="0"/>
          <w:numId w:val="0"/>
        </w:numPr>
      </w:pPr>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31236E">
      <w:pPr>
        <w:pStyle w:val="Heading4"/>
        <w:numPr>
          <w:ilvl w:val="0"/>
          <w:numId w:val="0"/>
        </w:numPr>
      </w:pPr>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A3C5E8B" w:rsidR="00E75E85" w:rsidRDefault="00E75E85" w:rsidP="0031236E">
      <w:pPr>
        <w:pStyle w:val="Heading4"/>
      </w:pPr>
      <w:r>
        <w:lastRenderedPageBreak/>
        <w:t xml:space="preserve">Mr Takieddine’s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95"/>
      <w:r>
        <w:t xml:space="preserve">no other purpose </w:t>
      </w:r>
      <w:commentRangeEnd w:id="95"/>
      <w:r w:rsidR="00346BF9">
        <w:rPr>
          <w:rStyle w:val="CommentReference"/>
          <w:rFonts w:asciiTheme="minorHAnsi" w:eastAsiaTheme="minorEastAsia" w:hAnsiTheme="minorHAnsi"/>
          <w:iCs w:val="0"/>
        </w:rPr>
        <w:commentReference w:id="95"/>
      </w:r>
      <w:r>
        <w:t xml:space="preserve">than to enable Mr Takieddine to </w:t>
      </w:r>
      <w:del w:id="96" w:author="User" w:date="2019-01-31T15:24:00Z">
        <w:r w:rsidDel="00346BF9">
          <w:delText>evade French wealth taxes</w:delText>
        </w:r>
      </w:del>
      <w:ins w:id="97" w:author="User" w:date="2019-01-31T15:24:00Z">
        <w:r w:rsidR="00346BF9">
          <w:t>conceal his ownership of the property</w:t>
        </w:r>
      </w:ins>
      <w:r>
        <w:t xml:space="preserve">. </w:t>
      </w:r>
    </w:p>
    <w:p w14:paraId="1E4391CB" w14:textId="77777777" w:rsidR="00E75E85" w:rsidRPr="00D92BD1" w:rsidRDefault="00E75E85" w:rsidP="0031236E">
      <w:pPr>
        <w:pStyle w:val="Heading4"/>
        <w:numPr>
          <w:ilvl w:val="0"/>
          <w:numId w:val="0"/>
        </w:numPr>
      </w:pPr>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5BF6250B" w:rsidR="00E75E85" w:rsidRPr="007A11A9" w:rsidRDefault="00E75E85" w:rsidP="0031236E">
      <w:pPr>
        <w:pStyle w:val="Heading4"/>
        <w:rPr>
          <w:color w:val="0070C0"/>
        </w:rPr>
      </w:pPr>
      <w:r w:rsidRPr="0031236E">
        <w:t xml:space="preserve">At the time of the loans, the </w:t>
      </w:r>
      <w:r w:rsidR="007A11A9">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98"/>
      <w:r w:rsidRPr="0031236E">
        <w:t>obligations</w:t>
      </w:r>
      <w:commentRangeEnd w:id="98"/>
      <w:r w:rsidRPr="0031236E">
        <w:rPr>
          <w:rStyle w:val="CommentReference"/>
          <w:sz w:val="22"/>
          <w:szCs w:val="22"/>
        </w:rPr>
        <w:commentReference w:id="98"/>
      </w:r>
      <w:r w:rsidRPr="0031236E">
        <w:t xml:space="preserve"> described in that guidance meant that Barclays had to apply a higher level of due diligence in order to satisfy themselves that there were </w:t>
      </w:r>
      <w:ins w:id="99" w:author="User" w:date="2019-01-31T15:30:00Z">
        <w:r w:rsidR="00346BF9">
          <w:t>genuine and legitimate</w:t>
        </w:r>
      </w:ins>
      <w:del w:id="100" w:author="User" w:date="2019-01-31T15:29:00Z">
        <w:r w:rsidRPr="0031236E" w:rsidDel="00346BF9">
          <w:delText xml:space="preserve">sound </w:delText>
        </w:r>
      </w:del>
      <w:ins w:id="101" w:author="User" w:date="2019-01-31T15:30:00Z">
        <w:r w:rsidR="00346BF9">
          <w:t xml:space="preserve"> </w:t>
        </w:r>
      </w:ins>
      <w:r w:rsidRPr="0031236E">
        <w:t xml:space="preserve">economic or other reasons for Mr Takieddine’s use of such a complex structure. </w:t>
      </w:r>
      <w:r w:rsidRPr="007A11A9">
        <w:rPr>
          <w:color w:val="0070C0"/>
        </w:rPr>
        <w:t xml:space="preserve">The purpose </w:t>
      </w:r>
      <w:ins w:id="102" w:author="User" w:date="2019-01-31T15:30:00Z">
        <w:r w:rsidR="00346BF9">
          <w:rPr>
            <w:color w:val="0070C0"/>
          </w:rPr>
          <w:t xml:space="preserve">of this </w:t>
        </w:r>
      </w:ins>
      <w:r w:rsidRPr="007A11A9">
        <w:rPr>
          <w:color w:val="0070C0"/>
        </w:rPr>
        <w:t>was to ensure that the Bank minimised the risk of it being used for criminal purposes and</w:t>
      </w:r>
      <w:proofErr w:type="gramStart"/>
      <w:r w:rsidRPr="007A11A9">
        <w:rPr>
          <w:color w:val="0070C0"/>
        </w:rPr>
        <w:t>, in particular, of</w:t>
      </w:r>
      <w:proofErr w:type="gramEnd"/>
      <w:r w:rsidRPr="007A11A9">
        <w:rPr>
          <w:color w:val="0070C0"/>
        </w:rPr>
        <w:t xml:space="preserve"> facilitating money laundering or terrorist financing. </w:t>
      </w:r>
    </w:p>
    <w:p w14:paraId="33E69EB8" w14:textId="77777777" w:rsidR="00E75E85" w:rsidRPr="0031236E" w:rsidRDefault="00E75E85" w:rsidP="0031236E">
      <w:pPr>
        <w:pStyle w:val="Heading4"/>
      </w:pPr>
      <w:r w:rsidRPr="0031236E">
        <w:lastRenderedPageBreak/>
        <w:t>The Credit Report offers no legitimate reason for the complexity of the structures maintained by Mr Takieddine; it indicates that the Bank was aware that Mr Takieddine had been and was attempting to hide his assets. The Bank went to unacceptable lengths to accommodate Mr Takieddine.  Indeed, the Bank’s recognition that the corporate structure allowed Mr Takieddine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77777777" w:rsidR="00CD34C7" w:rsidRDefault="00E75E85" w:rsidP="0031236E">
      <w:pPr>
        <w:pStyle w:val="Heading4"/>
        <w:rPr>
          <w:ins w:id="103" w:author="User" w:date="2019-01-31T15:57:00Z"/>
        </w:rPr>
      </w:pPr>
      <w:r w:rsidRPr="0031236E">
        <w:t>The credit report failed to cover the negative media reports about Mr Takieddine</w:t>
      </w:r>
      <w:ins w:id="104" w:author="User" w:date="2019-01-31T15:56:00Z">
        <w:r w:rsidR="00CD34C7">
          <w:t xml:space="preserve">, the highly contentious </w:t>
        </w:r>
        <w:proofErr w:type="spellStart"/>
        <w:r w:rsidR="00CD34C7">
          <w:t>Amesys</w:t>
        </w:r>
        <w:proofErr w:type="spellEnd"/>
        <w:r w:rsidR="00CD34C7">
          <w:t xml:space="preserve"> </w:t>
        </w:r>
      </w:ins>
      <w:ins w:id="105" w:author="User" w:date="2019-01-31T15:57:00Z">
        <w:r w:rsidR="00CD34C7">
          <w:t>contract,</w:t>
        </w:r>
      </w:ins>
      <w:r w:rsidRPr="0031236E">
        <w:t xml:space="preserve"> and the divorce proceedings which </w:t>
      </w:r>
      <w:r w:rsidR="003024D8" w:rsidRPr="0031236E">
        <w:t xml:space="preserve">had been </w:t>
      </w:r>
      <w:del w:id="106" w:author="User" w:date="2019-01-29T19:37:00Z">
        <w:r w:rsidRPr="0031236E" w:rsidDel="003024D8">
          <w:delText xml:space="preserve">were </w:delText>
        </w:r>
      </w:del>
      <w:r w:rsidRPr="0031236E">
        <w:t xml:space="preserve">ongoing </w:t>
      </w:r>
      <w:r w:rsidR="003024D8" w:rsidRPr="0031236E">
        <w:t xml:space="preserve">since 2006 </w:t>
      </w:r>
      <w:r w:rsidRPr="0031236E">
        <w:t xml:space="preserve">with our client. It is clear that the Bank either neglected to undertake a higher level of due diligence or it simply ignored the negative media reports surrounding Mr Takieddine including his divorce proceedings with our client. This was in breach of Principle 2 of the FSA’s Principles for Business, which required the bank to conduct its business with due skill, care and diligence.  </w:t>
      </w:r>
    </w:p>
    <w:p w14:paraId="3163B5FD" w14:textId="74D828F5" w:rsidR="00E75E85" w:rsidRPr="0031236E" w:rsidRDefault="00E75E85" w:rsidP="0031236E">
      <w:pPr>
        <w:pStyle w:val="Heading4"/>
      </w:pPr>
      <w:r w:rsidRPr="0031236E">
        <w:t xml:space="preserve">The bank failed to respond appropriately to a number of features of its potential business relationship with Mr Takieddine and his contacts that indicated a higher risk of financial crime: namely, Mr Takieddine’s links to organised crime and terrorism, his use of complex networks of offshore companies to disguise his true ownership of assets, the nature of his business and associated risk of corruption and money laundering. It reasonable to infer that the bank ignored their regulatory requirements. </w:t>
      </w:r>
    </w:p>
    <w:p w14:paraId="594966C7" w14:textId="65F4D201" w:rsidR="00E75E85" w:rsidRPr="007A11A9" w:rsidRDefault="00E75E85" w:rsidP="0031236E">
      <w:pPr>
        <w:pStyle w:val="Heading4"/>
        <w:rPr>
          <w:color w:val="0070C0"/>
        </w:rPr>
      </w:pPr>
      <w:r w:rsidRPr="007A11A9">
        <w:rPr>
          <w:color w:val="0070C0"/>
        </w:rPr>
        <w:t>The evidence demonstrates that the bank plainly conspired with others including Mr Takieddine to ensure our client was deprived of monies she would have rightly received pursuant to the divorce proceeding in 2016. The bank knew that our client had an interest in the matrimonial properties. The bank failed to inform our client about the equity release, seemingly breached its due diligence requirements or ignored them, had a desire to do business with a publicly disreputable client in Mr Takieddine,</w:t>
      </w:r>
      <w:ins w:id="107" w:author="User" w:date="2019-01-31T15:58:00Z">
        <w:r w:rsidR="00CD34C7">
          <w:rPr>
            <w:color w:val="0070C0"/>
          </w:rPr>
          <w:t xml:space="preserve"> conspired to receive </w:t>
        </w:r>
      </w:ins>
      <w:ins w:id="108" w:author="User" w:date="2019-01-31T15:59:00Z">
        <w:r w:rsidR="00CD34C7">
          <w:rPr>
            <w:color w:val="0070C0"/>
          </w:rPr>
          <w:t>money derived from a contract</w:t>
        </w:r>
      </w:ins>
      <w:ins w:id="109" w:author="User" w:date="2019-01-31T16:00:00Z">
        <w:r w:rsidR="00CD34C7">
          <w:rPr>
            <w:color w:val="0070C0"/>
          </w:rPr>
          <w:t xml:space="preserve"> </w:t>
        </w:r>
      </w:ins>
      <w:ins w:id="110" w:author="User" w:date="2019-01-31T16:01:00Z">
        <w:r w:rsidR="00CD34C7">
          <w:rPr>
            <w:color w:val="0070C0"/>
          </w:rPr>
          <w:t xml:space="preserve">to assist the torture of civilians in </w:t>
        </w:r>
        <w:proofErr w:type="gramStart"/>
        <w:r w:rsidR="00CD34C7">
          <w:rPr>
            <w:color w:val="0070C0"/>
          </w:rPr>
          <w:t>Libya,</w:t>
        </w:r>
      </w:ins>
      <w:ins w:id="111" w:author="User" w:date="2019-01-31T15:59:00Z">
        <w:r w:rsidR="00CD34C7">
          <w:rPr>
            <w:color w:val="0070C0"/>
          </w:rPr>
          <w:t xml:space="preserve"> </w:t>
        </w:r>
      </w:ins>
      <w:r w:rsidRPr="007A11A9">
        <w:rPr>
          <w:color w:val="0070C0"/>
        </w:rPr>
        <w:t xml:space="preserve"> and</w:t>
      </w:r>
      <w:proofErr w:type="gramEnd"/>
      <w:r w:rsidRPr="007A11A9">
        <w:rPr>
          <w:color w:val="0070C0"/>
        </w:rPr>
        <w:t xml:space="preserve"> wanted to benefit from Mr Takieddine’s links with Senussi in Gaddafi’s Libya. This amounts to a conspiracy to defraud our client because the Bank dishonestly agreed with Ziad Takieddine and others to deprive our client of her interest in the properties. </w:t>
      </w:r>
    </w:p>
    <w:p w14:paraId="6FF8BF26" w14:textId="46E96CEC" w:rsidR="00E75E85" w:rsidRPr="0031236E" w:rsidRDefault="00E75E85" w:rsidP="0031236E">
      <w:pPr>
        <w:pStyle w:val="Heading4"/>
      </w:pPr>
      <w:r w:rsidRPr="0031236E">
        <w:lastRenderedPageBreak/>
        <w:t xml:space="preserve">The Bank has a duty to disclose information if it knows or suspects, or had reasonable grounds for knowing or suspecting, that someone is engaging in money laundering.  </w:t>
      </w:r>
      <w:r w:rsidRPr="007A11A9">
        <w:rPr>
          <w:color w:val="0070C0"/>
        </w:rPr>
        <w:t xml:space="preserve">It is clear from the bank’s own statements in the credit report that it knew or at least had reasonable grounds for knowing or suspecting that Mr Takieddine was engaging in money </w:t>
      </w:r>
      <w:commentRangeStart w:id="112"/>
      <w:r w:rsidRPr="007A11A9">
        <w:rPr>
          <w:color w:val="0070C0"/>
        </w:rPr>
        <w:t>laundering</w:t>
      </w:r>
      <w:commentRangeEnd w:id="112"/>
      <w:r w:rsidRPr="007A11A9">
        <w:rPr>
          <w:rStyle w:val="CommentReference"/>
          <w:color w:val="0070C0"/>
          <w:sz w:val="22"/>
          <w:szCs w:val="22"/>
        </w:rPr>
        <w:commentReference w:id="112"/>
      </w:r>
      <w:r w:rsidRPr="007A11A9">
        <w:rPr>
          <w:color w:val="0070C0"/>
        </w:rPr>
        <w:t xml:space="preserve"> on a wide a scale. Specifically, it is reasonable to infer that the bank must have known the course of conduct they were undertaking with Mr Takieddine was a conspiracy to hide his wealth from various creditors including our client.</w:t>
      </w:r>
      <w:r w:rsidRPr="0031236E">
        <w:t xml:space="preserve"> As far as our client is aware no report was made to a relevant authority (HM Treasury</w:t>
      </w:r>
      <w:ins w:id="113" w:author="Simon Farrell QC" w:date="2019-01-30T14:58:00Z">
        <w:r w:rsidR="002038CD">
          <w:t xml:space="preserve">, NCA </w:t>
        </w:r>
      </w:ins>
      <w:del w:id="114" w:author="Simon Farrell QC" w:date="2019-01-30T14:58:00Z">
        <w:r w:rsidRPr="0031236E" w:rsidDel="002038CD">
          <w:delText xml:space="preserve"> </w:delText>
        </w:r>
      </w:del>
      <w:r w:rsidRPr="0031236E">
        <w:t xml:space="preserve">or SOCA) at any point during the relevant period.  If no report was made, then the Bank failed in its legal duty to report a suspicion that Mr Takieddine was engaged in money </w:t>
      </w:r>
      <w:r w:rsidR="007A11A9" w:rsidRPr="0031236E">
        <w:t xml:space="preserve">laundering </w:t>
      </w:r>
      <w:r w:rsidR="007A11A9">
        <w:t>w</w:t>
      </w:r>
      <w:r w:rsidR="007A11A9" w:rsidRPr="0031236E">
        <w:t>hich</w:t>
      </w:r>
      <w:r w:rsidR="007A11A9">
        <w:t xml:space="preserve"> </w:t>
      </w:r>
      <w:r w:rsidRPr="0031236E">
        <w:t>is an offence under s.330 POCA.</w:t>
      </w:r>
    </w:p>
    <w:p w14:paraId="34CA135C" w14:textId="77777777" w:rsidR="00E75E85" w:rsidRPr="0031236E" w:rsidRDefault="00E75E85" w:rsidP="0031236E">
      <w:pPr>
        <w:pStyle w:val="Heading4"/>
      </w:pPr>
      <w:r w:rsidRPr="0031236E">
        <w:t>The Bank may have not only failed to report Mr Takieddine to the relevant authorities under s. 330 POCA, they may also have assisted him commit tax fraud and money laundering in the UK and France. The Bank was aware that France had a wealth tax and that at the time of the equity release that Mr Takieddine’s complex structure of companies was designed to hide his assets. The “legal and tax implications” were explicitly acknowledged by the Bank in the credit report. Mr Takieddine had and was, at the time of the equity release, continuing to benefit from criminal conduct in the UK and abroad. The bank’s conduct may constitute the following offences:</w:t>
      </w:r>
    </w:p>
    <w:p w14:paraId="47558252" w14:textId="6E72CC44" w:rsidR="00E75E85" w:rsidRDefault="00E75E85" w:rsidP="007A11A9">
      <w:pPr>
        <w:pStyle w:val="Heading4"/>
        <w:numPr>
          <w:ilvl w:val="1"/>
          <w:numId w:val="1"/>
        </w:numPr>
      </w:pPr>
      <w:commentRangeStart w:id="115"/>
      <w:r w:rsidRPr="008E104B">
        <w:t xml:space="preserve">The bank helped Mr Takieddine conceal, disguise and transfer his benefit from the proceeds of crime which is offence under s. 327 POCA. </w:t>
      </w:r>
      <w:r>
        <w:t>The conspiracy against our client allowed Mr Takieddine to conceal, disguise and transfer money away from the jurisdictions of the UK and France.</w:t>
      </w:r>
      <w:ins w:id="116" w:author="User" w:date="2019-01-31T16:06:00Z">
        <w:r w:rsidR="007346E5">
          <w:t xml:space="preserve"> </w:t>
        </w:r>
      </w:ins>
      <w:del w:id="117" w:author="User" w:date="2019-01-31T16:06:00Z">
        <w:r w:rsidDel="007346E5">
          <w:delText xml:space="preserve"> </w:delText>
        </w:r>
      </w:del>
    </w:p>
    <w:p w14:paraId="36754BB9" w14:textId="1BF78E2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By issuing the loans to Mr Takieddine the bank entered into an arrangement which they knew, or at least suspected, facilitated the use and control of criminal property.</w:t>
      </w:r>
      <w:r w:rsidR="001B2345">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ins w:id="118" w:author="User" w:date="2019-01-31T15:35:00Z">
        <w:r w:rsidR="001B2345">
          <w:t xml:space="preserve"> </w:t>
        </w:r>
      </w:ins>
      <w:ins w:id="119" w:author="User" w:date="2019-01-31T15:37:00Z">
        <w:r w:rsidR="001B2345">
          <w:t>This includes</w:t>
        </w:r>
      </w:ins>
      <w:ins w:id="120" w:author="User" w:date="2019-01-31T15:38:00Z">
        <w:r w:rsidR="001B2345">
          <w:t xml:space="preserve"> </w:t>
        </w:r>
      </w:ins>
      <w:ins w:id="121" w:author="User" w:date="2019-01-31T15:39:00Z">
        <w:r w:rsidR="001B2345">
          <w:t>entering into an arrangement to facilitate</w:t>
        </w:r>
      </w:ins>
      <w:ins w:id="122" w:author="User" w:date="2019-01-31T16:25:00Z">
        <w:r w:rsidR="00A547E3">
          <w:t xml:space="preserve"> the</w:t>
        </w:r>
      </w:ins>
      <w:ins w:id="123" w:author="User" w:date="2019-01-31T15:39:00Z">
        <w:r w:rsidR="001B2345">
          <w:t xml:space="preserve"> use </w:t>
        </w:r>
      </w:ins>
      <w:ins w:id="124" w:author="User" w:date="2019-01-31T16:25:00Z">
        <w:r w:rsidR="00A547E3">
          <w:t xml:space="preserve">and control </w:t>
        </w:r>
      </w:ins>
      <w:ins w:id="125" w:author="User" w:date="2019-01-31T15:39:00Z">
        <w:r w:rsidR="001B2345">
          <w:t>of the charges of the matrimonial properties</w:t>
        </w:r>
      </w:ins>
      <w:ins w:id="126" w:author="User" w:date="2019-01-31T15:41:00Z">
        <w:r w:rsidR="001B2345">
          <w:t xml:space="preserve"> and</w:t>
        </w:r>
      </w:ins>
      <w:ins w:id="127" w:author="User" w:date="2019-01-31T15:36:00Z">
        <w:r w:rsidR="001B2345">
          <w:t xml:space="preserve"> to receive </w:t>
        </w:r>
      </w:ins>
      <w:ins w:id="128" w:author="User" w:date="2019-01-31T15:35:00Z">
        <w:r w:rsidR="001B2345">
          <w:t>fund</w:t>
        </w:r>
      </w:ins>
      <w:ins w:id="129" w:author="User" w:date="2019-01-31T15:36:00Z">
        <w:r w:rsidR="001B2345">
          <w:t xml:space="preserve">s from the </w:t>
        </w:r>
        <w:proofErr w:type="spellStart"/>
        <w:r w:rsidR="001B2345">
          <w:t>Amesys</w:t>
        </w:r>
        <w:proofErr w:type="spellEnd"/>
        <w:r w:rsidR="001B2345">
          <w:t xml:space="preserve"> contract</w:t>
        </w:r>
      </w:ins>
      <w:ins w:id="130" w:author="User" w:date="2019-01-31T15:40:00Z">
        <w:r w:rsidR="001B2345">
          <w:t xml:space="preserve">, </w:t>
        </w:r>
      </w:ins>
      <w:ins w:id="131" w:author="User" w:date="2019-01-31T15:41:00Z">
        <w:r w:rsidR="001B2345">
          <w:t xml:space="preserve">both of which </w:t>
        </w:r>
      </w:ins>
      <w:ins w:id="132" w:author="User" w:date="2019-01-31T16:05:00Z">
        <w:r w:rsidR="00CD34C7">
          <w:t>are</w:t>
        </w:r>
      </w:ins>
      <w:ins w:id="133" w:author="User" w:date="2019-01-31T15:40:00Z">
        <w:r w:rsidR="001B2345">
          <w:t xml:space="preserve"> criminal property</w:t>
        </w:r>
      </w:ins>
      <w:ins w:id="134" w:author="User" w:date="2019-01-31T15:37:00Z">
        <w:r w:rsidR="001B2345">
          <w:t>.</w:t>
        </w:r>
      </w:ins>
      <w:r w:rsidRPr="004779D9">
        <w:t xml:space="preserve"> </w:t>
      </w:r>
    </w:p>
    <w:p w14:paraId="4CE6BA12" w14:textId="1A608F35" w:rsidR="00E75E85" w:rsidRPr="006B5AEE" w:rsidRDefault="00E75E85" w:rsidP="007A11A9">
      <w:pPr>
        <w:pStyle w:val="Heading4"/>
        <w:numPr>
          <w:ilvl w:val="1"/>
          <w:numId w:val="1"/>
        </w:numPr>
      </w:pPr>
      <w:r>
        <w:t xml:space="preserve">The bank acquired criminal property, the charges on the matrimonial properties, via the conspiracy with Mr Takieddine to injure our client. This may amount to an offence under s.329 POCA. </w:t>
      </w:r>
      <w:commentRangeEnd w:id="115"/>
      <w:r>
        <w:rPr>
          <w:rStyle w:val="CommentReference"/>
        </w:rPr>
        <w:commentReference w:id="115"/>
      </w:r>
      <w:ins w:id="135" w:author="User" w:date="2019-01-31T15:42:00Z">
        <w:r w:rsidR="001B2345">
          <w:t xml:space="preserve">The bank </w:t>
        </w:r>
        <w:r w:rsidR="00247B89">
          <w:t xml:space="preserve">also conspired with Mr Takieddine and others to </w:t>
        </w:r>
      </w:ins>
      <w:ins w:id="136" w:author="User" w:date="2019-01-31T16:26:00Z">
        <w:r w:rsidR="00A547E3">
          <w:t xml:space="preserve">acquire the </w:t>
        </w:r>
      </w:ins>
      <w:ins w:id="137" w:author="User" w:date="2019-01-31T15:43:00Z">
        <w:r w:rsidR="00247B89">
          <w:t xml:space="preserve">proceeds from the </w:t>
        </w:r>
        <w:proofErr w:type="spellStart"/>
        <w:r w:rsidR="00247B89">
          <w:t>Amesys</w:t>
        </w:r>
        <w:proofErr w:type="spellEnd"/>
        <w:r w:rsidR="00247B89">
          <w:t xml:space="preserve"> contract. </w:t>
        </w:r>
      </w:ins>
      <w:bookmarkStart w:id="138" w:name="_GoBack"/>
      <w:bookmarkEnd w:id="138"/>
    </w:p>
    <w:p w14:paraId="4A7D116A" w14:textId="77777777" w:rsidR="00E75E85" w:rsidRPr="005B770C" w:rsidRDefault="00E75E85" w:rsidP="007A11A9">
      <w:pPr>
        <w:pStyle w:val="Heading4"/>
        <w:numPr>
          <w:ilvl w:val="1"/>
          <w:numId w:val="1"/>
        </w:numPr>
      </w:pPr>
      <w:r w:rsidRPr="005B770C">
        <w:lastRenderedPageBreak/>
        <w:t xml:space="preserve">The Bank may have assisted Mr Takieddine commit ‘serious’ offences in France, which include: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rPr>
          <w:i/>
        </w:rPr>
        <w:t xml:space="preserve">du </w:t>
      </w:r>
      <w:proofErr w:type="spellStart"/>
      <w:r w:rsidRPr="005B770C">
        <w:rPr>
          <w:i/>
        </w:rPr>
        <w:t>blanchiment</w:t>
      </w:r>
      <w:proofErr w:type="spellEnd"/>
      <w:r w:rsidRPr="005B770C">
        <w:rPr>
          <w:i/>
        </w:rPr>
        <w:t xml:space="preserve"> </w:t>
      </w:r>
      <w:proofErr w:type="spellStart"/>
      <w:r w:rsidRPr="005B770C">
        <w:rPr>
          <w:i/>
        </w:rPr>
        <w:t>aggravé</w:t>
      </w:r>
      <w:proofErr w:type="spellEnd"/>
      <w:r w:rsidRPr="005B770C">
        <w:rPr>
          <w:rFonts w:cs="Calibri"/>
          <w:lang w:val="en"/>
        </w:rPr>
        <w:t xml:space="preserve"> (‘aggravated’ money laundering - </w:t>
      </w:r>
      <w:r w:rsidRPr="005B770C">
        <w:rPr>
          <w:i/>
          <w:u w:val="single"/>
        </w:rPr>
        <w:t>324-1, 324-3, 324-4 and 324-7 of the penal</w:t>
      </w:r>
      <w:r w:rsidRPr="005B770C">
        <w:rPr>
          <w:i/>
        </w:rPr>
        <w:t xml:space="preserve"> code)</w:t>
      </w:r>
      <w:r w:rsidRPr="005B770C">
        <w:rPr>
          <w:rFonts w:cs="Calibri"/>
          <w:lang w:val="en"/>
        </w:rPr>
        <w:t xml:space="preserve">. </w:t>
      </w:r>
      <w:proofErr w:type="spellStart"/>
      <w:r w:rsidRPr="005B770C">
        <w:rPr>
          <w:rFonts w:cs="Calibri"/>
          <w:lang w:val="en"/>
        </w:rPr>
        <w:t>Mr</w:t>
      </w:r>
      <w:proofErr w:type="spellEnd"/>
      <w:r w:rsidRPr="005B770C">
        <w:rPr>
          <w:rFonts w:cs="Calibri"/>
          <w:lang w:val="en"/>
        </w:rPr>
        <w:t xml:space="preserve"> Takieddine has been charged in French criminal proceedings with all these offences in relation to period of 2008-2013. The equity release allowed </w:t>
      </w:r>
      <w:proofErr w:type="spellStart"/>
      <w:r w:rsidRPr="005B770C">
        <w:rPr>
          <w:rFonts w:cs="Calibri"/>
          <w:lang w:val="en"/>
        </w:rPr>
        <w:t>Mr</w:t>
      </w:r>
      <w:proofErr w:type="spellEnd"/>
      <w:r w:rsidRPr="005B770C">
        <w:rPr>
          <w:rFonts w:cs="Calibri"/>
          <w:lang w:val="en"/>
        </w:rPr>
        <w:t xml:space="preserve"> Takieddine in France to conceal his wealth, commit tax evasion, and launder money. The bank’s facilitation of this may amount to </w:t>
      </w:r>
      <w:r w:rsidRPr="005B770C">
        <w:t xml:space="preserve">a conspiracy with Mr Takieddine and others to commit serious offences in a Member State contrary to s71 of the Criminal Justice Act 1993. </w:t>
      </w:r>
    </w:p>
    <w:p w14:paraId="3B11F749" w14:textId="77777777" w:rsidR="00E75E85" w:rsidRPr="005B770C" w:rsidRDefault="00E75E85" w:rsidP="007A11A9">
      <w:pPr>
        <w:pStyle w:val="Heading4"/>
        <w:numPr>
          <w:ilvl w:val="1"/>
          <w:numId w:val="1"/>
        </w:numPr>
        <w:rPr>
          <w:rFonts w:cs="Calibri"/>
        </w:rPr>
      </w:pPr>
      <w:r w:rsidRPr="005B770C">
        <w:t xml:space="preserve"> The bank may have committed an offence under 1(1), per Section 1A of the Criminal Law Act 1977.The bank agreed to pursue a course of conduct (the agreement) in the UK, whereby they would transfer the proceeds of the equity release on the matrimonial properties to Mr Takieddine’s bank accounts in Lebanon and other remote offshore locations</w:t>
      </w:r>
      <w:r>
        <w:t xml:space="preserve"> through various shell companies</w:t>
      </w:r>
      <w:r w:rsidRPr="005B770C">
        <w:t xml:space="preserve">. This constitutes a number of offences in France, </w:t>
      </w:r>
      <w:bookmarkStart w:id="139"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t xml:space="preserve">du </w:t>
      </w:r>
      <w:proofErr w:type="spellStart"/>
      <w:r w:rsidRPr="005B770C">
        <w:t>blanchiment</w:t>
      </w:r>
      <w:proofErr w:type="spellEnd"/>
      <w:r w:rsidRPr="005B770C">
        <w:t xml:space="preserve"> </w:t>
      </w:r>
      <w:proofErr w:type="spellStart"/>
      <w:r w:rsidRPr="005B770C">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139"/>
      <w:r w:rsidRPr="005B770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dishonestly facilitating the commission of revenue fraud by Mr Takieddine, and fraudulently evading income tax.  (106A</w:t>
      </w:r>
      <w:r w:rsidRPr="005B770C">
        <w:rPr>
          <w:rFonts w:cs="Calibri"/>
        </w:rPr>
        <w:t xml:space="preserve"> of the Taxes Management Act 1970). </w:t>
      </w:r>
    </w:p>
    <w:p w14:paraId="3B4874F3" w14:textId="56BA63A7" w:rsidR="00E75E85" w:rsidRPr="0031236E" w:rsidRDefault="00E75E85" w:rsidP="0031236E">
      <w:pPr>
        <w:pStyle w:val="Heading4"/>
      </w:pPr>
      <w:r w:rsidRPr="0031236E">
        <w:t xml:space="preserve">The bank’s conduct </w:t>
      </w:r>
      <w:ins w:id="140" w:author="User" w:date="2019-01-31T16:06:00Z">
        <w:r w:rsidR="007346E5">
          <w:t xml:space="preserve">on its own should </w:t>
        </w:r>
      </w:ins>
      <w:del w:id="141" w:author="User" w:date="2019-01-31T16:06:00Z">
        <w:r w:rsidRPr="0031236E" w:rsidDel="007346E5">
          <w:delText xml:space="preserve">may </w:delText>
        </w:r>
      </w:del>
      <w:r w:rsidRPr="0031236E">
        <w:t xml:space="preserve">constitute ‘criminal conduct’ under s.76(1) POCA. However, they certainly benefited from the criminal conduct of Mr Takieddine. Under s.76(4) POCA, ‘a person benefits from conduct if he obtains property as a result or in connection with the conduct’. The bank’s benefit from the conspiracy to injure our client are the charges acquired on the matrimonial properties. The charges are ‘property’ per s.84 POCA because ‘property is held by a person if he holds an interest in it’. The charges on the matrimonial properties constitute ‘criminal property’ and are unenforceable by the </w:t>
      </w:r>
      <w:commentRangeStart w:id="142"/>
      <w:r w:rsidRPr="0031236E">
        <w:t>bank</w:t>
      </w:r>
      <w:commentRangeEnd w:id="142"/>
      <w:r w:rsidRPr="0031236E">
        <w:rPr>
          <w:rStyle w:val="CommentReference"/>
          <w:color w:val="0070C0"/>
          <w:sz w:val="22"/>
          <w:szCs w:val="22"/>
        </w:rPr>
        <w:commentReference w:id="142"/>
      </w:r>
      <w:r w:rsidRPr="0031236E">
        <w:t xml:space="preserve">. </w:t>
      </w:r>
    </w:p>
    <w:p w14:paraId="65BB686A" w14:textId="77777777" w:rsidR="00E75E85" w:rsidRPr="0031236E" w:rsidRDefault="00E75E85" w:rsidP="0031236E">
      <w:pPr>
        <w:pStyle w:val="Heading4"/>
      </w:pPr>
      <w:r w:rsidRPr="0031236E">
        <w:t>The Bank entered in to a conspiracy with Mr Takieddine and other parties, to intentionally injure our client.   As a result of the Bank’s actions and those of Mr Takieddine,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lastRenderedPageBreak/>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77777777" w:rsidR="00E75E85" w:rsidRPr="0031236E" w:rsidRDefault="00E75E85" w:rsidP="0031236E">
      <w:pPr>
        <w:pStyle w:val="Heading4"/>
      </w:pPr>
      <w:r w:rsidRPr="0031236E">
        <w:t>[Bullet points follow – much to be added]</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77777777" w:rsidR="00E75E85" w:rsidRDefault="00E75E85" w:rsidP="007A11A9">
      <w:pPr>
        <w:pStyle w:val="Heading4"/>
        <w:numPr>
          <w:ilvl w:val="1"/>
          <w:numId w:val="1"/>
        </w:numPr>
      </w:pPr>
      <w:r>
        <w:t xml:space="preserve">William Harford stated in an email on 10 February 2009 to John Hall, </w:t>
      </w:r>
      <w:r w:rsidRPr="00FB5923">
        <w:rPr>
          <w:i/>
        </w:rPr>
        <w:t>“both in-house legal and credit risk have bent over backwards to accommodate my requests”</w:t>
      </w:r>
      <w:r>
        <w:t xml:space="preserve">. As Mr Harford makes clear the conspiracy to injure our client involved senior individuals, the legal team, the compliance team, and the credit team from the bank. Our client expects disclosure of all relevant documents and communications (emails, meeting notes, messages, faxes, and phone calls) relevant to these parties, the equity release and Ziad Takieddine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7D1322EA" w14:textId="77777777" w:rsidR="00E75E85" w:rsidRDefault="00E75E85" w:rsidP="007A11A9">
      <w:pPr>
        <w:pStyle w:val="Heading4"/>
        <w:numPr>
          <w:ilvl w:val="1"/>
          <w:numId w:val="1"/>
        </w:numPr>
      </w:pPr>
      <w:r>
        <w:t>Our client was notified by the French police that William Harford left Barclays in 2012 as a result of his dealings with Ziad. Our client expects a full and frank reason as to why William Harford was sacked from the bank in 2012.</w:t>
      </w:r>
    </w:p>
    <w:p w14:paraId="622F5B79" w14:textId="77777777" w:rsidR="00E75E85" w:rsidRDefault="00E75E85" w:rsidP="007A11A9">
      <w:pPr>
        <w:pStyle w:val="Heading4"/>
        <w:numPr>
          <w:ilvl w:val="1"/>
          <w:numId w:val="1"/>
        </w:numPr>
      </w:pPr>
      <w:r>
        <w:t xml:space="preserve">An explanation as to why our client’s divorce proceedings with Mr Takieddine were not included in the credit report. </w:t>
      </w:r>
    </w:p>
    <w:p w14:paraId="4DD52386" w14:textId="77777777" w:rsidR="00E75E85" w:rsidRDefault="00E75E85" w:rsidP="007A11A9">
      <w:pPr>
        <w:pStyle w:val="Heading4"/>
        <w:numPr>
          <w:ilvl w:val="1"/>
          <w:numId w:val="1"/>
        </w:numPr>
      </w:pPr>
      <w:r>
        <w:lastRenderedPageBreak/>
        <w:t xml:space="preserve">Our client understands that the bank refused to deal with Ziad Takieddine around 2012. It appears Ziad Takieddine wanted an equity release using two companies; Oasis Technic Limited and St Paul De Venice. Our client also understands the bank shut his personal bank account around the same time. We expect an answer as to why the bank stopped dealing with Ziad Takieddine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77777777" w:rsidR="00E75E85" w:rsidRDefault="00E75E85" w:rsidP="007A11A9">
      <w:pPr>
        <w:pStyle w:val="Heading4"/>
        <w:numPr>
          <w:ilvl w:val="1"/>
          <w:numId w:val="1"/>
        </w:numPr>
      </w:pPr>
      <w:r>
        <w:t xml:space="preserve">Who were Alfred </w:t>
      </w:r>
      <w:proofErr w:type="spellStart"/>
      <w:r>
        <w:t>Shukry’s</w:t>
      </w:r>
      <w:proofErr w:type="spellEnd"/>
      <w:r>
        <w:t xml:space="preserve"> internal contacts that confirmed Mr Takieddine’s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58FF0577" w14:textId="77777777" w:rsidR="00E75E85" w:rsidRDefault="00E75E85" w:rsidP="007A11A9">
      <w:pPr>
        <w:pStyle w:val="Heading4"/>
        <w:numPr>
          <w:ilvl w:val="1"/>
          <w:numId w:val="1"/>
        </w:numPr>
      </w:pPr>
      <w:r>
        <w:t xml:space="preserve">Did the bank file a report about Ziad Takieddine subject to s. 328 POCA at the time of the equity release? </w:t>
      </w:r>
    </w:p>
    <w:p w14:paraId="0BAB034F" w14:textId="77777777" w:rsidR="00271D19" w:rsidRDefault="00271D19" w:rsidP="0031236E">
      <w:pPr>
        <w:pStyle w:val="Heading4"/>
        <w:numPr>
          <w:ilvl w:val="0"/>
          <w:numId w:val="0"/>
        </w:numPr>
      </w:pPr>
    </w:p>
    <w:sectPr w:rsidR="00271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E75E85" w:rsidRDefault="00E75E85" w:rsidP="001C3CED">
      <w:pPr>
        <w:pStyle w:val="CommentText"/>
      </w:pPr>
      <w:r>
        <w:rPr>
          <w:rStyle w:val="CommentReference"/>
        </w:rPr>
        <w:annotationRef/>
      </w:r>
      <w:r>
        <w:t>Work to be done on defined terms, including London Property, London Loan, Paris Property, French Loan etc.</w:t>
      </w:r>
    </w:p>
  </w:comment>
  <w:comment w:id="2" w:author="Nick Stoop" w:date="2019-01-14T15:06:00Z" w:initials="NS">
    <w:p w14:paraId="39AEF24F" w14:textId="77777777" w:rsidR="00E75E85" w:rsidRDefault="00E75E85" w:rsidP="001C3CED">
      <w:pPr>
        <w:pStyle w:val="CommentText"/>
      </w:pPr>
      <w:r>
        <w:rPr>
          <w:rStyle w:val="CommentReference"/>
        </w:rPr>
        <w:annotationRef/>
      </w:r>
      <w:r>
        <w:t>All future references to NJ to be to “our client”</w:t>
      </w:r>
    </w:p>
  </w:comment>
  <w:comment w:id="3" w:author="User" w:date="2019-01-29T19:21:00Z" w:initials="U">
    <w:p w14:paraId="7ABB000C" w14:textId="3D14C3EF" w:rsidR="00E75E85" w:rsidRDefault="00E75E85">
      <w:pPr>
        <w:pStyle w:val="CommentText"/>
      </w:pPr>
      <w:r>
        <w:rPr>
          <w:rStyle w:val="CommentReference"/>
        </w:rPr>
        <w:annotationRef/>
      </w:r>
      <w:r>
        <w:t xml:space="preserve">Are we </w:t>
      </w:r>
      <w:r w:rsidR="00C04859">
        <w:t>alleging</w:t>
      </w:r>
      <w:r>
        <w:t xml:space="preserve"> that have or may committed criminal offences?</w:t>
      </w:r>
    </w:p>
  </w:comment>
  <w:comment w:id="4" w:author="User" w:date="2019-01-31T16:24:00Z" w:initials="U">
    <w:p w14:paraId="6D25A284" w14:textId="04E91A4D" w:rsidR="00267A7A" w:rsidRDefault="00267A7A">
      <w:pPr>
        <w:pStyle w:val="CommentText"/>
      </w:pPr>
      <w:r>
        <w:rPr>
          <w:rStyle w:val="CommentReference"/>
        </w:rPr>
        <w:annotationRef/>
      </w:r>
      <w:r>
        <w:t xml:space="preserve">I put Simon’s edits into this paragraph and left the rest throughout the document. </w:t>
      </w:r>
    </w:p>
  </w:comment>
  <w:comment w:id="11" w:author="Nick Stoop" w:date="2019-01-21T17:03:00Z" w:initials="NS">
    <w:p w14:paraId="07929C91" w14:textId="77777777" w:rsidR="00E75E85" w:rsidRDefault="00E75E85" w:rsidP="001C3CED">
      <w:pPr>
        <w:pStyle w:val="CommentText"/>
      </w:pPr>
      <w:r>
        <w:rPr>
          <w:rStyle w:val="CommentReference"/>
        </w:rPr>
        <w:annotationRef/>
      </w:r>
      <w:r>
        <w:t>RVR D00248 p001-p057 (page 3 of document, page 4 of PDF))</w:t>
      </w:r>
    </w:p>
    <w:p w14:paraId="1E8D0E51" w14:textId="77777777" w:rsidR="00E75E85" w:rsidRDefault="00E75E85"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13" w:author="Nick Stoop" w:date="2019-01-23T14:50:00Z" w:initials="NS">
    <w:p w14:paraId="246AF046" w14:textId="77777777" w:rsidR="00E75E85" w:rsidRDefault="00E75E85" w:rsidP="001C3CED">
      <w:pPr>
        <w:pStyle w:val="CommentText"/>
      </w:pPr>
      <w:r>
        <w:rPr>
          <w:rStyle w:val="CommentReference"/>
        </w:rPr>
        <w:annotationRef/>
      </w:r>
      <w:r>
        <w:t>D00248_p001_p057</w:t>
      </w:r>
    </w:p>
  </w:comment>
  <w:comment w:id="14" w:author="User" w:date="2019-01-31T14:53:00Z" w:initials="U">
    <w:p w14:paraId="67E4BF92" w14:textId="0255375E" w:rsidR="0012351D" w:rsidRDefault="0012351D">
      <w:pPr>
        <w:pStyle w:val="CommentText"/>
      </w:pPr>
      <w:r>
        <w:rPr>
          <w:rStyle w:val="CommentReference"/>
        </w:rPr>
        <w:annotationRef/>
      </w:r>
      <w:proofErr w:type="gramStart"/>
      <w:r>
        <w:t>Were</w:t>
      </w:r>
      <w:proofErr w:type="gramEnd"/>
      <w:r>
        <w:t xml:space="preserve"> divorce proceeding ongoing at this very point? I believe they were, just to check. </w:t>
      </w:r>
    </w:p>
  </w:comment>
  <w:comment w:id="16" w:author="Nick Stoop" w:date="2019-01-14T11:14:00Z" w:initials="NS">
    <w:p w14:paraId="359085C5" w14:textId="77777777" w:rsidR="00E75E85" w:rsidRDefault="00E75E85" w:rsidP="001C3CED">
      <w:pPr>
        <w:pStyle w:val="CommentText"/>
      </w:pPr>
      <w:r>
        <w:rPr>
          <w:rStyle w:val="CommentReference"/>
        </w:rPr>
        <w:annotationRef/>
      </w:r>
      <w:r>
        <w:t>Introduce ZT.  Evil criminal.</w:t>
      </w:r>
    </w:p>
  </w:comment>
  <w:comment w:id="17" w:author="Nick Stoop" w:date="2019-01-14T11:18:00Z" w:initials="NS">
    <w:p w14:paraId="0468B654" w14:textId="77777777" w:rsidR="00E75E85" w:rsidRDefault="00E75E85" w:rsidP="001C3CED">
      <w:pPr>
        <w:pStyle w:val="CommentText"/>
      </w:pPr>
      <w:r>
        <w:rPr>
          <w:rStyle w:val="CommentReference"/>
        </w:rPr>
        <w:annotationRef/>
      </w:r>
      <w:r>
        <w:t xml:space="preserve">Also talk about </w:t>
      </w:r>
      <w:proofErr w:type="spellStart"/>
      <w:r>
        <w:t>Bonnant</w:t>
      </w:r>
      <w:proofErr w:type="spellEnd"/>
      <w:r>
        <w:t xml:space="preserve"> (Panama, Possession fraud), France (admitted role in crime) and Senussi (convicted terrorist, plus Lockerbie and Abu Salim), wanted for crimes against humanity</w:t>
      </w:r>
    </w:p>
  </w:comment>
  <w:comment w:id="18" w:author="Nick Stoop" w:date="2019-01-28T14:04:00Z" w:initials="NS">
    <w:p w14:paraId="40276D3D" w14:textId="77777777" w:rsidR="00E75E85" w:rsidRDefault="00E75E85"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19" w:author="Nick Stoop" w:date="2019-01-21T17:46:00Z" w:initials="NS">
    <w:p w14:paraId="439683E4" w14:textId="77777777" w:rsidR="00E75E85" w:rsidRDefault="00E75E85"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E75E85" w:rsidRDefault="00E75E85" w:rsidP="001C3CED">
      <w:pPr>
        <w:pStyle w:val="CommentText"/>
      </w:pPr>
    </w:p>
  </w:comment>
  <w:comment w:id="20" w:author="Nick Stoop" w:date="2019-01-23T14:58:00Z" w:initials="NS">
    <w:p w14:paraId="6568A1C1" w14:textId="77777777" w:rsidR="00E75E85" w:rsidRDefault="00E75E85" w:rsidP="001C3CED">
      <w:pPr>
        <w:pStyle w:val="CommentText"/>
      </w:pPr>
      <w:r>
        <w:rPr>
          <w:rStyle w:val="CommentReference"/>
        </w:rPr>
        <w:annotationRef/>
      </w:r>
      <w:r>
        <w:t>Restructuration JC 13 03 07</w:t>
      </w:r>
    </w:p>
  </w:comment>
  <w:comment w:id="21" w:author="Nick Stoop" w:date="2019-01-23T15:16:00Z" w:initials="NS">
    <w:p w14:paraId="7A124AE5" w14:textId="77777777" w:rsidR="00E75E85" w:rsidRDefault="00E75E85" w:rsidP="001C3CED">
      <w:pPr>
        <w:pStyle w:val="CommentText"/>
      </w:pPr>
      <w:r>
        <w:rPr>
          <w:rStyle w:val="CommentReference"/>
        </w:rPr>
        <w:annotationRef/>
      </w:r>
      <w:proofErr w:type="spellStart"/>
      <w:r>
        <w:t>Bakchich</w:t>
      </w:r>
      <w:proofErr w:type="spellEnd"/>
      <w:r>
        <w:t>. Ziad Takieddine is not in good shape. 5 February 2007</w:t>
      </w:r>
    </w:p>
  </w:comment>
  <w:comment w:id="22" w:author="User" w:date="2019-01-29T19:23:00Z" w:initials="U">
    <w:p w14:paraId="2611CEEB" w14:textId="7ECE2E8E" w:rsidR="00E75E85" w:rsidRDefault="00E75E85">
      <w:pPr>
        <w:pStyle w:val="CommentText"/>
      </w:pPr>
      <w:r>
        <w:rPr>
          <w:rStyle w:val="CommentReference"/>
        </w:rPr>
        <w:annotationRef/>
      </w:r>
      <w:r>
        <w:t>Or ‘injure’?</w:t>
      </w:r>
    </w:p>
  </w:comment>
  <w:comment w:id="23" w:author="Nick Stoop" w:date="2019-01-17T16:47:00Z" w:initials="NS">
    <w:p w14:paraId="2AD01CFE" w14:textId="77777777" w:rsidR="00E75E85" w:rsidRDefault="00E75E85" w:rsidP="001C3CED">
      <w:pPr>
        <w:pStyle w:val="CommentText"/>
      </w:pPr>
      <w:r>
        <w:rPr>
          <w:rStyle w:val="CommentReference"/>
        </w:rPr>
        <w:annotationRef/>
      </w:r>
      <w:r>
        <w:t>Evidence?  Newspaper articles?  RVR papers?</w:t>
      </w:r>
    </w:p>
  </w:comment>
  <w:comment w:id="24" w:author="Nick Stoop" w:date="2019-01-23T12:03:00Z" w:initials="NS">
    <w:p w14:paraId="0CF50209" w14:textId="77777777" w:rsidR="00E75E85" w:rsidRDefault="00E75E85" w:rsidP="001C3CED">
      <w:pPr>
        <w:pStyle w:val="CommentText"/>
      </w:pPr>
      <w:r>
        <w:rPr>
          <w:rStyle w:val="CommentReference"/>
        </w:rPr>
        <w:annotationRef/>
      </w:r>
      <w:r>
        <w:t>Eliminate duplication with 14.  E.g. Karachi to 10</w:t>
      </w:r>
    </w:p>
  </w:comment>
  <w:comment w:id="25" w:author="Nick Stoop" w:date="2019-01-14T15:04:00Z" w:initials="NS">
    <w:p w14:paraId="2E5BCADE" w14:textId="77777777" w:rsidR="00E75E85" w:rsidRDefault="00E75E85" w:rsidP="001C3CED">
      <w:pPr>
        <w:pStyle w:val="CommentText"/>
      </w:pPr>
      <w:r>
        <w:rPr>
          <w:rStyle w:val="CommentReference"/>
        </w:rPr>
        <w:annotationRef/>
      </w:r>
      <w:r>
        <w:t>Amount of tax owed - €20m +, seizure of assets</w:t>
      </w:r>
    </w:p>
    <w:p w14:paraId="128277F3" w14:textId="77777777" w:rsidR="00E75E85" w:rsidRDefault="00E75E85" w:rsidP="001C3CED">
      <w:pPr>
        <w:pStyle w:val="CommentText"/>
      </w:pPr>
      <w:r>
        <w:t>NMJ to find confirmation in documents (or press)</w:t>
      </w:r>
    </w:p>
  </w:comment>
  <w:comment w:id="27" w:author="Nick Stoop" w:date="2019-01-17T16:48:00Z" w:initials="NS">
    <w:p w14:paraId="32405BD4" w14:textId="77777777" w:rsidR="00E75E85" w:rsidRDefault="00E75E85" w:rsidP="001C3CED">
      <w:pPr>
        <w:pStyle w:val="CommentText"/>
      </w:pPr>
      <w:r>
        <w:rPr>
          <w:rStyle w:val="CommentReference"/>
        </w:rPr>
        <w:annotationRef/>
      </w:r>
      <w:r>
        <w:t>Evidence – police files and press reports</w:t>
      </w:r>
    </w:p>
  </w:comment>
  <w:comment w:id="28" w:author="Nick Stoop" w:date="2019-01-17T16:48:00Z" w:initials="NS">
    <w:p w14:paraId="6A0F907B" w14:textId="77777777" w:rsidR="00E75E85" w:rsidRDefault="00E75E85" w:rsidP="001C3CED">
      <w:pPr>
        <w:pStyle w:val="CommentText"/>
      </w:pPr>
      <w:r>
        <w:rPr>
          <w:rStyle w:val="CommentReference"/>
        </w:rPr>
        <w:annotationRef/>
      </w:r>
      <w:r>
        <w:t>Evidence – we have the official penal seizure documents</w:t>
      </w:r>
    </w:p>
    <w:p w14:paraId="7226AEEC" w14:textId="77777777" w:rsidR="00E75E85" w:rsidRDefault="00E75E85" w:rsidP="001C3CED">
      <w:pPr>
        <w:pStyle w:val="CommentText"/>
      </w:pPr>
    </w:p>
  </w:comment>
  <w:comment w:id="35" w:author="User" w:date="2019-01-31T14:56:00Z" w:initials="U">
    <w:p w14:paraId="0F4F6E95" w14:textId="791DCD72" w:rsidR="0012351D" w:rsidRDefault="0012351D">
      <w:pPr>
        <w:pStyle w:val="CommentText"/>
      </w:pPr>
      <w:r>
        <w:rPr>
          <w:rStyle w:val="CommentReference"/>
        </w:rPr>
        <w:annotationRef/>
      </w:r>
      <w:r>
        <w:t>London property</w:t>
      </w:r>
    </w:p>
  </w:comment>
  <w:comment w:id="37" w:author="Nick Stoop" w:date="2019-01-23T12:06:00Z" w:initials="NS">
    <w:p w14:paraId="511197AF" w14:textId="77777777" w:rsidR="00E75E85" w:rsidRDefault="00E75E85" w:rsidP="001C3CED">
      <w:pPr>
        <w:pStyle w:val="CommentText"/>
      </w:pPr>
      <w:r>
        <w:rPr>
          <w:rStyle w:val="CommentReference"/>
        </w:rPr>
        <w:annotationRef/>
      </w:r>
      <w:r>
        <w:t xml:space="preserve">The contract was </w:t>
      </w:r>
      <w:proofErr w:type="gramStart"/>
      <w:r>
        <w:t>actually between</w:t>
      </w:r>
      <w:proofErr w:type="gramEnd"/>
      <w:r>
        <w:t xml:space="preserve"> Libya and </w:t>
      </w:r>
      <w:proofErr w:type="spellStart"/>
      <w:r>
        <w:t>Amesys</w:t>
      </w:r>
      <w:proofErr w:type="spellEnd"/>
      <w:r>
        <w:t xml:space="preserve">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38" w:author="Nick Stoop" w:date="2019-01-21T19:04:00Z" w:initials="NS">
    <w:p w14:paraId="2AF4E978" w14:textId="77777777" w:rsidR="00E75E85" w:rsidRDefault="00E75E85" w:rsidP="001C3CED">
      <w:pPr>
        <w:pStyle w:val="CommentText"/>
      </w:pPr>
      <w:r>
        <w:rPr>
          <w:rStyle w:val="CommentReference"/>
        </w:rPr>
        <w:annotationRef/>
      </w:r>
      <w:r>
        <w:t>FIDH report</w:t>
      </w:r>
    </w:p>
  </w:comment>
  <w:comment w:id="39" w:author="Nick Stoop" w:date="2019-01-23T16:26:00Z" w:initials="NS">
    <w:p w14:paraId="10AD72B8" w14:textId="77777777" w:rsidR="00E75E85" w:rsidRDefault="00E75E85" w:rsidP="001C3CED">
      <w:pPr>
        <w:pStyle w:val="CommentText"/>
      </w:pPr>
      <w:r>
        <w:rPr>
          <w:rStyle w:val="CommentReference"/>
        </w:rPr>
        <w:annotationRef/>
      </w:r>
      <w:r>
        <w:t>FIDH report</w:t>
      </w:r>
    </w:p>
  </w:comment>
  <w:comment w:id="40" w:author="Nick Stoop" w:date="2019-01-23T16:41:00Z" w:initials="NS">
    <w:p w14:paraId="6916B350" w14:textId="77777777" w:rsidR="00E75E85" w:rsidRDefault="00E75E85" w:rsidP="001C3CED">
      <w:pPr>
        <w:pStyle w:val="CommentText"/>
      </w:pPr>
      <w:r>
        <w:rPr>
          <w:rStyle w:val="CommentReference"/>
        </w:rPr>
        <w:annotationRef/>
      </w:r>
      <w:r>
        <w:t>FIDH report</w:t>
      </w:r>
    </w:p>
  </w:comment>
  <w:comment w:id="41" w:author="Nick Stoop" w:date="2019-01-21T19:05:00Z" w:initials="NS">
    <w:p w14:paraId="26EA064A" w14:textId="77777777" w:rsidR="00E75E85" w:rsidRDefault="00E75E85" w:rsidP="001C3CED">
      <w:pPr>
        <w:pStyle w:val="CommentText"/>
      </w:pPr>
      <w:r>
        <w:rPr>
          <w:rStyle w:val="CommentReference"/>
        </w:rPr>
        <w:annotationRef/>
      </w:r>
      <w:r>
        <w:t>Evidence.  Credit Report plus actual bank transfers</w:t>
      </w:r>
    </w:p>
  </w:comment>
  <w:comment w:id="42" w:author="Nick Stoop" w:date="2019-01-23T12:05:00Z" w:initials="NS">
    <w:p w14:paraId="7B0012E1" w14:textId="77777777" w:rsidR="00E75E85" w:rsidRDefault="00E75E85"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43" w:author="Nick Stoop" w:date="2019-01-23T16:45:00Z" w:initials="NS">
    <w:p w14:paraId="4CE14550" w14:textId="77777777" w:rsidR="00E75E85" w:rsidRDefault="00E75E85" w:rsidP="001C3CED">
      <w:pPr>
        <w:pStyle w:val="CommentText"/>
      </w:pPr>
      <w:r>
        <w:rPr>
          <w:rStyle w:val="CommentReference"/>
        </w:rPr>
        <w:annotationRef/>
      </w:r>
      <w:r>
        <w:t>Does this make the Bank potentially liable to claims by the victims of torture?  Class action?</w:t>
      </w:r>
    </w:p>
    <w:p w14:paraId="792CE666" w14:textId="77777777" w:rsidR="00E75E85" w:rsidRDefault="00E75E85" w:rsidP="001C3CED">
      <w:pPr>
        <w:pStyle w:val="CommentText"/>
      </w:pPr>
    </w:p>
    <w:p w14:paraId="4A8FDD2D" w14:textId="77777777" w:rsidR="00E75E85" w:rsidRDefault="00E75E85"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44" w:author="Nick Stoop" w:date="2019-01-28T16:39:00Z" w:initials="NS">
    <w:p w14:paraId="0C24E696" w14:textId="77777777" w:rsidR="00E75E85" w:rsidRDefault="00E75E85" w:rsidP="001C3CED">
      <w:pPr>
        <w:pStyle w:val="CommentText"/>
      </w:pPr>
      <w:r>
        <w:rPr>
          <w:rStyle w:val="CommentReference"/>
        </w:rPr>
        <w:annotationRef/>
      </w:r>
      <w:r>
        <w:t>REMOVE???</w:t>
      </w:r>
    </w:p>
  </w:comment>
  <w:comment w:id="45" w:author="User" w:date="2019-01-31T14:58:00Z" w:initials="U">
    <w:p w14:paraId="075F93B7" w14:textId="059751AE" w:rsidR="0012351D" w:rsidRDefault="0012351D">
      <w:pPr>
        <w:pStyle w:val="CommentText"/>
      </w:pPr>
      <w:r>
        <w:rPr>
          <w:rStyle w:val="CommentReference"/>
        </w:rPr>
        <w:annotationRef/>
      </w:r>
      <w:r>
        <w:t xml:space="preserve">Not sure they did ‘finance’. They intended to receive the proceeds of a contract to supply etc… </w:t>
      </w:r>
    </w:p>
  </w:comment>
  <w:comment w:id="46" w:author="User" w:date="2019-01-31T15:01:00Z" w:initials="U">
    <w:p w14:paraId="3A822E62" w14:textId="6A48A5F7" w:rsidR="0012351D" w:rsidRDefault="0012351D">
      <w:pPr>
        <w:pStyle w:val="CommentText"/>
      </w:pPr>
      <w:r>
        <w:rPr>
          <w:rStyle w:val="CommentReference"/>
        </w:rPr>
        <w:annotationRef/>
      </w:r>
      <w:r w:rsidR="00311026">
        <w:t xml:space="preserve">We need to be careful about what we are alleging. Did they </w:t>
      </w:r>
      <w:proofErr w:type="gramStart"/>
      <w:r w:rsidR="00311026">
        <w:t>actually receive</w:t>
      </w:r>
      <w:proofErr w:type="gramEnd"/>
      <w:r w:rsidR="00311026">
        <w:t xml:space="preserve"> any of the funds from the contract?  They </w:t>
      </w:r>
      <w:r w:rsidR="00311026" w:rsidRPr="00311026">
        <w:rPr>
          <w:b/>
        </w:rPr>
        <w:t>conspired</w:t>
      </w:r>
      <w:r w:rsidR="00311026">
        <w:t xml:space="preserve"> to commit s.327-329 POCA by receiving funds from crime. I think ‘agreed to’ does cover this. </w:t>
      </w:r>
    </w:p>
  </w:comment>
  <w:comment w:id="47" w:author="Nick Stoop" w:date="2019-01-23T12:09:00Z" w:initials="NS">
    <w:p w14:paraId="7EAEB6CB" w14:textId="77777777" w:rsidR="00E75E85" w:rsidRDefault="00E75E85" w:rsidP="001C3CED">
      <w:pPr>
        <w:pStyle w:val="CommentText"/>
      </w:pPr>
      <w:r>
        <w:rPr>
          <w:rStyle w:val="CommentReference"/>
        </w:rPr>
        <w:annotationRef/>
      </w:r>
      <w:r>
        <w:rPr>
          <w:rStyle w:val="CommentReference"/>
        </w:rPr>
        <w:t>Do we need all of this?</w:t>
      </w:r>
    </w:p>
  </w:comment>
  <w:comment w:id="48" w:author="Nick Stoop" w:date="2019-01-21T18:37:00Z" w:initials="NS">
    <w:p w14:paraId="0FA793B1" w14:textId="77777777" w:rsidR="00E75E85" w:rsidRDefault="00E75E85" w:rsidP="001C3CED">
      <w:pPr>
        <w:pStyle w:val="CommentText"/>
      </w:pPr>
      <w:r>
        <w:rPr>
          <w:rStyle w:val="CommentReference"/>
        </w:rPr>
        <w:annotationRef/>
      </w:r>
      <w:r>
        <w:t>Evidence:</w:t>
      </w:r>
    </w:p>
    <w:p w14:paraId="2AD9B037" w14:textId="77777777" w:rsidR="00E75E85" w:rsidRDefault="00E75E85"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E75E85" w:rsidRDefault="00E75E85" w:rsidP="001C3CED">
      <w:pPr>
        <w:pStyle w:val="CommentText"/>
      </w:pPr>
    </w:p>
    <w:p w14:paraId="3A88E999" w14:textId="77777777" w:rsidR="00E75E85" w:rsidRDefault="00E75E85"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9" w:author="Nick Stoop" w:date="2019-01-21T20:29:00Z" w:initials="NS">
    <w:p w14:paraId="31766155" w14:textId="77777777" w:rsidR="00E75E85" w:rsidRDefault="00E75E85" w:rsidP="001C3CED">
      <w:pPr>
        <w:pStyle w:val="CommentText"/>
      </w:pPr>
      <w:r>
        <w:rPr>
          <w:rStyle w:val="CommentReference"/>
        </w:rPr>
        <w:annotationRef/>
      </w:r>
      <w:r>
        <w:t>Evidence: FIDH</w:t>
      </w:r>
    </w:p>
  </w:comment>
  <w:comment w:id="50" w:author="Nick Stoop" w:date="2019-01-23T17:09:00Z" w:initials="NS">
    <w:p w14:paraId="2580D00C" w14:textId="77777777" w:rsidR="00E75E85" w:rsidRDefault="00E75E85"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51" w:author="Nick Stoop" w:date="2019-01-23T21:40:00Z" w:initials="NS">
    <w:p w14:paraId="59BA31DA" w14:textId="77777777" w:rsidR="00E75E85" w:rsidRDefault="00E75E85" w:rsidP="001C3CED">
      <w:pPr>
        <w:pStyle w:val="CommentText"/>
      </w:pPr>
      <w:r>
        <w:rPr>
          <w:rStyle w:val="CommentReference"/>
        </w:rPr>
        <w:annotationRef/>
      </w:r>
      <w:r>
        <w:t>By a French court</w:t>
      </w:r>
    </w:p>
  </w:comment>
  <w:comment w:id="52" w:author="Nick Stoop" w:date="2019-01-23T17:20:00Z" w:initials="NS">
    <w:p w14:paraId="57175BB3" w14:textId="77777777" w:rsidR="00E75E85" w:rsidRDefault="00E75E85" w:rsidP="001C3CED">
      <w:pPr>
        <w:pStyle w:val="CommentText"/>
      </w:pPr>
      <w:r>
        <w:rPr>
          <w:rStyle w:val="CommentReference"/>
        </w:rPr>
        <w:annotationRef/>
      </w:r>
      <w:r>
        <w:t>Wikipedia (and elsewhere)</w:t>
      </w:r>
    </w:p>
  </w:comment>
  <w:comment w:id="53" w:author="Nick Stoop" w:date="2019-01-14T17:43:00Z" w:initials="NS">
    <w:p w14:paraId="3625C442" w14:textId="77777777" w:rsidR="00E75E85" w:rsidRDefault="00E75E85" w:rsidP="001C3CED">
      <w:pPr>
        <w:pStyle w:val="CommentText"/>
      </w:pPr>
      <w:r>
        <w:rPr>
          <w:rStyle w:val="CommentReference"/>
        </w:rPr>
        <w:annotationRef/>
      </w:r>
      <w:r>
        <w:t xml:space="preserve">More on </w:t>
      </w:r>
      <w:proofErr w:type="spellStart"/>
      <w:r>
        <w:t>Amesys</w:t>
      </w:r>
      <w:proofErr w:type="spellEnd"/>
    </w:p>
  </w:comment>
  <w:comment w:id="54" w:author="User" w:date="2019-01-31T15:09:00Z" w:initials="U">
    <w:p w14:paraId="4E1593E0" w14:textId="6E44DA70" w:rsidR="00311026" w:rsidRDefault="00311026">
      <w:pPr>
        <w:pStyle w:val="CommentText"/>
      </w:pPr>
      <w:r>
        <w:rPr>
          <w:rStyle w:val="CommentReference"/>
        </w:rPr>
        <w:annotationRef/>
      </w:r>
      <w:r>
        <w:t>Reasonable to infer, ought to have…?</w:t>
      </w:r>
    </w:p>
  </w:comment>
  <w:comment w:id="55" w:author="Nick Stoop" w:date="2019-01-18T09:27:00Z" w:initials="NS">
    <w:p w14:paraId="61E6F6D6" w14:textId="77777777" w:rsidR="00E75E85" w:rsidRDefault="00E75E85" w:rsidP="001C3CED">
      <w:pPr>
        <w:pStyle w:val="CommentText"/>
      </w:pPr>
      <w:r>
        <w:rPr>
          <w:rStyle w:val="CommentReference"/>
        </w:rPr>
        <w:annotationRef/>
      </w:r>
      <w:r>
        <w:t>From the FIDH report:</w:t>
      </w:r>
    </w:p>
    <w:p w14:paraId="749847EE" w14:textId="77777777" w:rsidR="00E75E85" w:rsidRDefault="00E75E85" w:rsidP="001C3CED">
      <w:pPr>
        <w:pStyle w:val="CommentText"/>
      </w:pPr>
    </w:p>
    <w:p w14:paraId="110C6DA6" w14:textId="77777777" w:rsidR="00E75E85" w:rsidRDefault="00E75E85"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 xml:space="preserve">reputation of Muammar Gaddafi and his security structures – regularly </w:t>
      </w:r>
      <w:proofErr w:type="spellStart"/>
      <w:r w:rsidRPr="00832F31">
        <w:rPr>
          <w:rFonts w:ascii="Calibri" w:hAnsi="Calibri" w:cs="Calibri"/>
          <w:lang w:val="en"/>
        </w:rPr>
        <w:t>criticised</w:t>
      </w:r>
      <w:proofErr w:type="spellEnd"/>
      <w:r w:rsidRPr="00832F31">
        <w:rPr>
          <w:rFonts w:ascii="Calibri" w:hAnsi="Calibri" w:cs="Calibri"/>
          <w:lang w:val="en"/>
        </w:rPr>
        <w:t xml:space="preserve">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E75E85" w:rsidRDefault="00E75E85"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E75E85" w:rsidRDefault="00E75E85" w:rsidP="001C3CED">
      <w:pPr>
        <w:pStyle w:val="CommentText"/>
      </w:pPr>
      <w:r>
        <w:rPr>
          <w:rFonts w:ascii="Times-Roman" w:hAnsi="Times-Roman" w:cs="Times-Roman"/>
          <w:sz w:val="21"/>
          <w:szCs w:val="21"/>
        </w:rPr>
        <w:t>elimination of opponents by intelligence authorities.</w:t>
      </w:r>
    </w:p>
  </w:comment>
  <w:comment w:id="56" w:author="User" w:date="2019-01-29T19:26:00Z" w:initials="U">
    <w:p w14:paraId="46DD0176" w14:textId="2C0D52C0" w:rsidR="00E75E85" w:rsidRPr="007D10D4" w:rsidRDefault="00E75E85">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7" w:author="Nick Stoop" w:date="2019-01-23T18:33:00Z" w:initials="NS">
    <w:p w14:paraId="7990D239" w14:textId="77777777" w:rsidR="00E75E85" w:rsidRPr="007D10D4" w:rsidRDefault="00E75E85"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58" w:author="Nick Stoop" w:date="2019-01-23T18:33:00Z" w:initials="NS">
    <w:p w14:paraId="43DDC014" w14:textId="77777777" w:rsidR="00E75E85" w:rsidRPr="007D10D4" w:rsidRDefault="00E75E85"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9" w:author="Nick Stoop" w:date="2019-01-28T17:51:00Z" w:initials="NS">
    <w:p w14:paraId="2D1EA458" w14:textId="77777777" w:rsidR="00E75E85" w:rsidRDefault="00E75E85" w:rsidP="001C3CED">
      <w:pPr>
        <w:pStyle w:val="CommentText"/>
      </w:pPr>
      <w:r>
        <w:rPr>
          <w:rStyle w:val="CommentReference"/>
        </w:rPr>
        <w:annotationRef/>
      </w:r>
      <w:r>
        <w:t>Demand that Barclays does not destroy its records</w:t>
      </w:r>
    </w:p>
  </w:comment>
  <w:comment w:id="60" w:author="Nick Stoop" w:date="2019-01-17T14:03:00Z" w:initials="NS">
    <w:p w14:paraId="0B939F16" w14:textId="77777777" w:rsidR="00E75E85" w:rsidRDefault="00E75E85" w:rsidP="001C3CED">
      <w:pPr>
        <w:pStyle w:val="CommentText"/>
      </w:pPr>
      <w:r>
        <w:rPr>
          <w:rStyle w:val="CommentReference"/>
        </w:rPr>
        <w:annotationRef/>
      </w:r>
      <w:r>
        <w:t>Define Paris Property (here or above)</w:t>
      </w:r>
    </w:p>
  </w:comment>
  <w:comment w:id="61" w:author="User" w:date="2019-01-29T19:28:00Z" w:initials="U">
    <w:p w14:paraId="162C54E9" w14:textId="7C63D8F1" w:rsidR="00E75E85" w:rsidRDefault="00E75E85">
      <w:pPr>
        <w:pStyle w:val="CommentText"/>
      </w:pPr>
      <w:r>
        <w:rPr>
          <w:rStyle w:val="CommentReference"/>
        </w:rPr>
        <w:annotationRef/>
      </w:r>
      <w:r>
        <w:t>Injure?</w:t>
      </w:r>
    </w:p>
  </w:comment>
  <w:comment w:id="62" w:author="Nick Stoop" w:date="2019-01-28T14:56:00Z" w:initials="NS">
    <w:p w14:paraId="394ABDAC" w14:textId="77777777" w:rsidR="00E75E85" w:rsidRDefault="00E75E85" w:rsidP="001C3CED">
      <w:pPr>
        <w:pStyle w:val="CommentText"/>
      </w:pPr>
      <w:r>
        <w:rPr>
          <w:rStyle w:val="CommentReference"/>
        </w:rPr>
        <w:annotationRef/>
      </w:r>
      <w:r>
        <w:t>Find testimony. AF given a car.</w:t>
      </w:r>
    </w:p>
  </w:comment>
  <w:comment w:id="63" w:author="Nick Stoop" w:date="2019-01-17T15:42:00Z" w:initials="NS">
    <w:p w14:paraId="035B4F8C" w14:textId="77777777" w:rsidR="00E75E85" w:rsidRDefault="00E75E85" w:rsidP="001C3CED">
      <w:r>
        <w:rPr>
          <w:rStyle w:val="CommentReference"/>
        </w:rPr>
        <w:annotationRef/>
      </w:r>
      <w:r>
        <w:t>Evidence: We have copies of the police files.  They have also appeared in the French press.</w:t>
      </w:r>
    </w:p>
    <w:p w14:paraId="61075C17" w14:textId="77777777" w:rsidR="00E75E85" w:rsidRDefault="00E75E85" w:rsidP="001C3CED"/>
  </w:comment>
  <w:comment w:id="64" w:author="Nick Stoop" w:date="2019-01-28T16:18:00Z" w:initials="NS">
    <w:p w14:paraId="7264BAF7" w14:textId="77777777" w:rsidR="00E75E85" w:rsidRPr="001C3CED" w:rsidRDefault="00E75E85"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5" w:author="User" w:date="2019-01-31T15:12:00Z" w:initials="U">
    <w:p w14:paraId="627CF292" w14:textId="7ADE7BFF" w:rsidR="00311026" w:rsidRDefault="00311026">
      <w:pPr>
        <w:pStyle w:val="CommentText"/>
      </w:pPr>
      <w:r>
        <w:rPr>
          <w:rStyle w:val="CommentReference"/>
        </w:rPr>
        <w:annotationRef/>
      </w:r>
      <w:r>
        <w:t>Block capital</w:t>
      </w:r>
      <w:r w:rsidR="00A07958">
        <w:t>s for names?</w:t>
      </w:r>
    </w:p>
  </w:comment>
  <w:comment w:id="66" w:author="Nick Stoop" w:date="2019-01-14T11:45:00Z" w:initials="NS">
    <w:p w14:paraId="1D65830E" w14:textId="77777777" w:rsidR="00E75E85" w:rsidRDefault="00E75E85" w:rsidP="001C3CED">
      <w:pPr>
        <w:pStyle w:val="CommentText"/>
      </w:pPr>
      <w:r>
        <w:rPr>
          <w:rStyle w:val="CommentReference"/>
        </w:rPr>
        <w:annotationRef/>
      </w:r>
      <w:r>
        <w:t>Separate section - Forced to leave Barclays due to dishonest dealings with ZT</w:t>
      </w:r>
    </w:p>
  </w:comment>
  <w:comment w:id="67" w:author="Nick Stoop" w:date="2019-01-28T18:10:00Z" w:initials="NS">
    <w:p w14:paraId="5A616429" w14:textId="77777777" w:rsidR="00E75E85" w:rsidRDefault="00E75E85" w:rsidP="001C3CED">
      <w:pPr>
        <w:pStyle w:val="CommentText"/>
      </w:pPr>
      <w:r>
        <w:rPr>
          <w:rStyle w:val="CommentReference"/>
        </w:rPr>
        <w:annotationRef/>
      </w:r>
      <w:r>
        <w:t>Dated?</w:t>
      </w:r>
    </w:p>
  </w:comment>
  <w:comment w:id="74" w:author="User" w:date="2019-01-31T15:14:00Z" w:initials="U">
    <w:p w14:paraId="360171DF" w14:textId="77777777" w:rsidR="00A07958" w:rsidRDefault="00A07958">
      <w:pPr>
        <w:pStyle w:val="CommentText"/>
      </w:pPr>
      <w:r>
        <w:rPr>
          <w:rStyle w:val="CommentReference"/>
        </w:rPr>
        <w:annotationRef/>
      </w:r>
      <w:r>
        <w:t>Are we stating loan or loans?</w:t>
      </w:r>
    </w:p>
    <w:p w14:paraId="67743888" w14:textId="08BC2C70" w:rsidR="00A07958" w:rsidRDefault="00A07958">
      <w:pPr>
        <w:pStyle w:val="CommentText"/>
      </w:pPr>
    </w:p>
  </w:comment>
  <w:comment w:id="75" w:author="User" w:date="2019-01-29T18:32:00Z" w:initials="U">
    <w:p w14:paraId="06566632" w14:textId="77777777" w:rsidR="00E75E85" w:rsidRDefault="00E75E85" w:rsidP="00E75E85">
      <w:pPr>
        <w:pStyle w:val="CommentText"/>
      </w:pPr>
      <w:r>
        <w:rPr>
          <w:rStyle w:val="CommentReference"/>
        </w:rPr>
        <w:annotationRef/>
      </w:r>
      <w:r>
        <w:t>Edit perhaps?</w:t>
      </w:r>
    </w:p>
  </w:comment>
  <w:comment w:id="76" w:author="User" w:date="2019-01-31T15:15:00Z" w:initials="U">
    <w:p w14:paraId="707A3FCA" w14:textId="5510A8AA" w:rsidR="00A07958" w:rsidRDefault="00A07958">
      <w:pPr>
        <w:pStyle w:val="CommentText"/>
      </w:pPr>
      <w:r>
        <w:rPr>
          <w:rStyle w:val="CommentReference"/>
        </w:rPr>
        <w:annotationRef/>
      </w:r>
      <w:r>
        <w:t>Too strong?</w:t>
      </w:r>
    </w:p>
  </w:comment>
  <w:comment w:id="78" w:author="User" w:date="2019-01-29T17:06:00Z" w:initials="U">
    <w:p w14:paraId="3B9B3AB2" w14:textId="77777777" w:rsidR="00E75E85" w:rsidRDefault="00E75E85" w:rsidP="00E75E85">
      <w:pPr>
        <w:pStyle w:val="CommentText"/>
      </w:pPr>
      <w:r>
        <w:rPr>
          <w:rStyle w:val="CommentReference"/>
        </w:rPr>
        <w:annotationRef/>
      </w:r>
      <w:r>
        <w:t>Date?</w:t>
      </w:r>
    </w:p>
    <w:p w14:paraId="4D2790C9" w14:textId="77777777" w:rsidR="00E75E85" w:rsidRDefault="00E75E85" w:rsidP="00E75E85">
      <w:pPr>
        <w:pStyle w:val="CommentText"/>
      </w:pPr>
    </w:p>
  </w:comment>
  <w:comment w:id="79" w:author="Nick Stoop" w:date="2019-01-23T19:49:00Z" w:initials="NS">
    <w:p w14:paraId="01EA4BDC" w14:textId="77777777" w:rsidR="00E75E85" w:rsidRDefault="00E75E85" w:rsidP="00E75E85">
      <w:pPr>
        <w:pStyle w:val="CommentText"/>
      </w:pPr>
      <w:r>
        <w:rPr>
          <w:rStyle w:val="CommentReference"/>
        </w:rPr>
        <w:annotationRef/>
      </w:r>
      <w:r>
        <w:t>The Credit Report confirms this, as does the completion statement.</w:t>
      </w:r>
    </w:p>
  </w:comment>
  <w:comment w:id="77" w:author="User" w:date="2019-01-29T18:49:00Z" w:initials="U">
    <w:p w14:paraId="146CEC6C" w14:textId="77777777" w:rsidR="00E75E85" w:rsidRDefault="00E75E85" w:rsidP="00E75E85">
      <w:pPr>
        <w:pStyle w:val="CommentText"/>
      </w:pPr>
      <w:r>
        <w:rPr>
          <w:rStyle w:val="CommentReference"/>
        </w:rPr>
        <w:annotationRef/>
      </w:r>
      <w:r>
        <w:t>Repetition?</w:t>
      </w:r>
    </w:p>
  </w:comment>
  <w:comment w:id="80" w:author="User" w:date="2019-01-31T15:16:00Z" w:initials="U">
    <w:p w14:paraId="7B235EE4" w14:textId="73B6E8A2" w:rsidR="00A07958" w:rsidRDefault="00A07958">
      <w:pPr>
        <w:pStyle w:val="CommentText"/>
      </w:pPr>
      <w:r>
        <w:rPr>
          <w:rStyle w:val="CommentReference"/>
        </w:rPr>
        <w:annotationRef/>
      </w:r>
      <w:r>
        <w:t>Why secret?</w:t>
      </w:r>
    </w:p>
  </w:comment>
  <w:comment w:id="82" w:author="Nick Stoop" w:date="2019-01-23T19:59:00Z" w:initials="NS">
    <w:p w14:paraId="31B6B93D" w14:textId="77777777" w:rsidR="00E75E85" w:rsidRDefault="00E75E85" w:rsidP="00E75E85">
      <w:pPr>
        <w:pStyle w:val="CommentText"/>
      </w:pPr>
      <w:r>
        <w:rPr>
          <w:rStyle w:val="CommentReference"/>
        </w:rPr>
        <w:annotationRef/>
      </w:r>
      <w:r>
        <w:t>To be re-written.  We have full visibility of all of the payments including copies of the transfers.  These are summarised in the bank’s completion statement (</w:t>
      </w:r>
      <w:proofErr w:type="spellStart"/>
      <w:r>
        <w:t>n.b.</w:t>
      </w:r>
      <w:proofErr w:type="spellEnd"/>
      <w:r>
        <w:t xml:space="preserve"> the Bank produced a single completion statement even though on paper there were two separate loans)</w:t>
      </w:r>
    </w:p>
  </w:comment>
  <w:comment w:id="83" w:author="Nick Stoop" w:date="2019-01-23T19:57:00Z" w:initials="NS">
    <w:p w14:paraId="49ED2703" w14:textId="77777777" w:rsidR="00E75E85" w:rsidRDefault="00E75E85" w:rsidP="00E75E85">
      <w:pPr>
        <w:pStyle w:val="CommentText"/>
      </w:pPr>
      <w:r>
        <w:rPr>
          <w:rStyle w:val="CommentReference"/>
        </w:rPr>
        <w:annotationRef/>
      </w:r>
      <w:r>
        <w:t>Wrong date?  Need to check</w:t>
      </w:r>
    </w:p>
  </w:comment>
  <w:comment w:id="84" w:author="User" w:date="2019-01-31T15:17:00Z" w:initials="U">
    <w:p w14:paraId="7EFE565A" w14:textId="0A98CABB" w:rsidR="00A07958" w:rsidRDefault="00A07958">
      <w:pPr>
        <w:pStyle w:val="CommentText"/>
      </w:pPr>
      <w:r>
        <w:rPr>
          <w:rStyle w:val="CommentReference"/>
        </w:rPr>
        <w:annotationRef/>
      </w:r>
      <w:r>
        <w:t>How did they know. ‘ought to have’?</w:t>
      </w:r>
    </w:p>
  </w:comment>
  <w:comment w:id="86" w:author="User" w:date="2019-01-29T18:34:00Z" w:initials="U">
    <w:p w14:paraId="29FE6D5E" w14:textId="77777777" w:rsidR="00E75E85" w:rsidRDefault="00E75E85" w:rsidP="00E75E85">
      <w:pPr>
        <w:pStyle w:val="CommentText"/>
      </w:pPr>
      <w:r>
        <w:rPr>
          <w:rStyle w:val="CommentReference"/>
        </w:rPr>
        <w:annotationRef/>
      </w:r>
      <w:r>
        <w:t>Comment about dishonesty?</w:t>
      </w:r>
    </w:p>
  </w:comment>
  <w:comment w:id="91" w:author="User" w:date="2019-01-31T15:20:00Z" w:initials="U">
    <w:p w14:paraId="17FA35E2" w14:textId="4DFCA7AD" w:rsidR="00A07958" w:rsidRDefault="00A07958">
      <w:pPr>
        <w:pStyle w:val="CommentText"/>
      </w:pPr>
      <w:r>
        <w:rPr>
          <w:rStyle w:val="CommentReference"/>
        </w:rPr>
        <w:annotationRef/>
      </w:r>
      <w:proofErr w:type="gramStart"/>
      <w:r>
        <w:t>Indeed</w:t>
      </w:r>
      <w:proofErr w:type="gramEnd"/>
      <w:r>
        <w:t xml:space="preserve"> they talk about it in the CR</w:t>
      </w:r>
    </w:p>
  </w:comment>
  <w:comment w:id="95" w:author="User" w:date="2019-01-31T15:23:00Z" w:initials="U">
    <w:p w14:paraId="2986ADCA" w14:textId="5EC01C4B" w:rsidR="00346BF9" w:rsidRDefault="00346BF9">
      <w:pPr>
        <w:pStyle w:val="CommentText"/>
      </w:pPr>
      <w:r>
        <w:rPr>
          <w:rStyle w:val="CommentReference"/>
        </w:rPr>
        <w:annotationRef/>
      </w:r>
      <w:r>
        <w:t>Caution: His other purpose apart from French tax was to hide it from NJ.</w:t>
      </w:r>
    </w:p>
  </w:comment>
  <w:comment w:id="98" w:author="User" w:date="2019-01-29T18:35:00Z" w:initials="U">
    <w:p w14:paraId="20B6695F" w14:textId="77777777" w:rsidR="00E75E85" w:rsidRDefault="00E75E85" w:rsidP="00E75E85">
      <w:pPr>
        <w:pStyle w:val="CommentText"/>
      </w:pPr>
      <w:r>
        <w:rPr>
          <w:rStyle w:val="CommentReference"/>
        </w:rPr>
        <w:annotationRef/>
      </w:r>
      <w:r>
        <w:t>Perhaps expand</w:t>
      </w:r>
    </w:p>
  </w:comment>
  <w:comment w:id="112" w:author="User" w:date="2019-01-29T16:11:00Z" w:initials="U">
    <w:p w14:paraId="10F51A29" w14:textId="77777777" w:rsidR="00E75E85" w:rsidRDefault="00E75E85" w:rsidP="00E75E85">
      <w:pPr>
        <w:pStyle w:val="CommentText"/>
      </w:pPr>
      <w:r>
        <w:rPr>
          <w:rStyle w:val="CommentReference"/>
        </w:rPr>
        <w:annotationRef/>
      </w:r>
      <w:r>
        <w:t xml:space="preserve">Is it necessary that to show that the equity release itself was money laundering? Or </w:t>
      </w:r>
    </w:p>
  </w:comment>
  <w:comment w:id="115" w:author="User" w:date="2019-01-29T15:09:00Z" w:initials="U">
    <w:p w14:paraId="25F956A9" w14:textId="77777777" w:rsidR="00E75E85" w:rsidRDefault="00E75E85" w:rsidP="00E75E85">
      <w:pPr>
        <w:pStyle w:val="CommentText"/>
      </w:pPr>
      <w:r>
        <w:rPr>
          <w:rStyle w:val="CommentReference"/>
        </w:rPr>
        <w:annotationRef/>
      </w:r>
      <w:r>
        <w:t xml:space="preserve">How did the bank do this? Our argument is that the charges were criminal property. </w:t>
      </w:r>
    </w:p>
  </w:comment>
  <w:comment w:id="142" w:author="User" w:date="2019-01-29T18:55:00Z" w:initials="U">
    <w:p w14:paraId="697E5AF9" w14:textId="77777777" w:rsidR="00E75E85" w:rsidRDefault="00E75E85" w:rsidP="00E75E85">
      <w:pPr>
        <w:pStyle w:val="CommentText"/>
      </w:pPr>
      <w:r>
        <w:rPr>
          <w:rStyle w:val="CommentReference"/>
        </w:rPr>
        <w:annotationRef/>
      </w:r>
      <w:r>
        <w:t>How does the court order affect this argument?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7ABB000C" w15:done="1"/>
  <w15:commentEx w15:paraId="6D25A284" w15:done="0"/>
  <w15:commentEx w15:paraId="1E8D0E51" w15:done="0"/>
  <w15:commentEx w15:paraId="246AF046" w15:done="0"/>
  <w15:commentEx w15:paraId="67E4BF92" w15:done="0"/>
  <w15:commentEx w15:paraId="359085C5" w15:done="0"/>
  <w15:commentEx w15:paraId="0468B654" w15:paraIdParent="359085C5" w15:done="0"/>
  <w15:commentEx w15:paraId="40276D3D" w15:done="0"/>
  <w15:commentEx w15:paraId="004EADA7" w15:done="0"/>
  <w15:commentEx w15:paraId="6568A1C1" w15:done="0"/>
  <w15:commentEx w15:paraId="7A124AE5" w15:done="0"/>
  <w15:commentEx w15:paraId="2611CEEB" w15:done="0"/>
  <w15:commentEx w15:paraId="2AD01CFE" w15:done="0"/>
  <w15:commentEx w15:paraId="0CF50209" w15:done="0"/>
  <w15:commentEx w15:paraId="128277F3" w15:done="0"/>
  <w15:commentEx w15:paraId="32405BD4" w15:done="0"/>
  <w15:commentEx w15:paraId="7226AEEC" w15:done="0"/>
  <w15:commentEx w15:paraId="0F4F6E95"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7264BAF7" w15:done="0"/>
  <w15:commentEx w15:paraId="627CF292" w15:done="0"/>
  <w15:commentEx w15:paraId="1D65830E" w15:done="0"/>
  <w15:commentEx w15:paraId="5A616429" w15:done="0"/>
  <w15:commentEx w15:paraId="67743888" w15:done="0"/>
  <w15:commentEx w15:paraId="06566632" w15:done="0"/>
  <w15:commentEx w15:paraId="707A3FCA" w15:done="0"/>
  <w15:commentEx w15:paraId="4D2790C9" w15:done="0"/>
  <w15:commentEx w15:paraId="01EA4BDC" w15:done="0"/>
  <w15:commentEx w15:paraId="146CEC6C" w15:done="0"/>
  <w15:commentEx w15:paraId="7B235EE4" w15:done="0"/>
  <w15:commentEx w15:paraId="31B6B93D" w15:done="0"/>
  <w15:commentEx w15:paraId="49ED2703" w15:done="0"/>
  <w15:commentEx w15:paraId="7EFE565A" w15:done="0"/>
  <w15:commentEx w15:paraId="29FE6D5E" w15:done="0"/>
  <w15:commentEx w15:paraId="17FA35E2" w15:done="0"/>
  <w15:commentEx w15:paraId="2986ADCA" w15:done="0"/>
  <w15:commentEx w15:paraId="20B6695F" w15:done="0"/>
  <w15:commentEx w15:paraId="10F51A29" w15:done="0"/>
  <w15:commentEx w15:paraId="25F956A9" w15:done="0"/>
  <w15:commentEx w15:paraId="697E5A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7ABB000C" w16cid:durableId="1FFB2620"/>
  <w16cid:commentId w16cid:paraId="6D25A284" w16cid:durableId="1FFD9FB6"/>
  <w16cid:commentId w16cid:paraId="1E8D0E51" w16cid:durableId="1FFAFFAF"/>
  <w16cid:commentId w16cid:paraId="246AF046" w16cid:durableId="1FFAFFB0"/>
  <w16cid:commentId w16cid:paraId="67E4BF92" w16cid:durableId="1FFD8A65"/>
  <w16cid:commentId w16cid:paraId="359085C5" w16cid:durableId="1FFAFFB1"/>
  <w16cid:commentId w16cid:paraId="0468B654" w16cid:durableId="1FFAFFB2"/>
  <w16cid:commentId w16cid:paraId="40276D3D" w16cid:durableId="1FFAFFB3"/>
  <w16cid:commentId w16cid:paraId="004EADA7" w16cid:durableId="1FFAFFB4"/>
  <w16cid:commentId w16cid:paraId="6568A1C1" w16cid:durableId="1FFAFFB5"/>
  <w16cid:commentId w16cid:paraId="7A124AE5" w16cid:durableId="1FFAFFB6"/>
  <w16cid:commentId w16cid:paraId="2611CEEB" w16cid:durableId="1FFB26C5"/>
  <w16cid:commentId w16cid:paraId="2AD01CFE" w16cid:durableId="1FFAFFB7"/>
  <w16cid:commentId w16cid:paraId="0CF50209" w16cid:durableId="1FFAFFB8"/>
  <w16cid:commentId w16cid:paraId="128277F3" w16cid:durableId="1FFAFFB9"/>
  <w16cid:commentId w16cid:paraId="32405BD4" w16cid:durableId="1FFAFFBA"/>
  <w16cid:commentId w16cid:paraId="7226AEEC" w16cid:durableId="1FFAFFBB"/>
  <w16cid:commentId w16cid:paraId="0F4F6E95" w16cid:durableId="1FFD8B2F"/>
  <w16cid:commentId w16cid:paraId="511197AF" w16cid:durableId="1FFAFFBC"/>
  <w16cid:commentId w16cid:paraId="2AF4E978" w16cid:durableId="1FFAFFBD"/>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1FFAFFC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1FFAFFCB"/>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7264BAF7" w16cid:durableId="1FFAFFD2"/>
  <w16cid:commentId w16cid:paraId="627CF292" w16cid:durableId="1FFD8ECE"/>
  <w16cid:commentId w16cid:paraId="1D65830E" w16cid:durableId="1FFAFFD3"/>
  <w16cid:commentId w16cid:paraId="5A616429" w16cid:durableId="1FFAFFD4"/>
  <w16cid:commentId w16cid:paraId="67743888" w16cid:durableId="1FFD8F5D"/>
  <w16cid:commentId w16cid:paraId="06566632" w16cid:durableId="1FFB1AC9"/>
  <w16cid:commentId w16cid:paraId="707A3FCA" w16cid:durableId="1FFD8F7B"/>
  <w16cid:commentId w16cid:paraId="4D2790C9" w16cid:durableId="1FFB06AC"/>
  <w16cid:commentId w16cid:paraId="01EA4BDC" w16cid:durableId="1FF40233"/>
  <w16cid:commentId w16cid:paraId="146CEC6C" w16cid:durableId="1FFB1EB0"/>
  <w16cid:commentId w16cid:paraId="7B235EE4" w16cid:durableId="1FFD8FBB"/>
  <w16cid:commentId w16cid:paraId="31B6B93D" w16cid:durableId="1FF40234"/>
  <w16cid:commentId w16cid:paraId="49ED2703" w16cid:durableId="1FF40235"/>
  <w16cid:commentId w16cid:paraId="7EFE565A" w16cid:durableId="1FFD9012"/>
  <w16cid:commentId w16cid:paraId="29FE6D5E" w16cid:durableId="1FFB1B2B"/>
  <w16cid:commentId w16cid:paraId="17FA35E2" w16cid:durableId="1FFD90C1"/>
  <w16cid:commentId w16cid:paraId="2986ADCA" w16cid:durableId="1FFD915A"/>
  <w16cid:commentId w16cid:paraId="20B6695F" w16cid:durableId="1FFB1B76"/>
  <w16cid:commentId w16cid:paraId="10F51A29" w16cid:durableId="1FFAF9B4"/>
  <w16cid:commentId w16cid:paraId="25F956A9" w16cid:durableId="1FFAEB40"/>
  <w16cid:commentId w16cid:paraId="697E5AF9" w16cid:durableId="1FFB20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F5903284"/>
    <w:lvl w:ilvl="0" w:tplc="4EB26F68">
      <w:start w:val="1"/>
      <w:numFmt w:val="decimal"/>
      <w:pStyle w:val="Heading4"/>
      <w:lvlText w:val="%1."/>
      <w:lvlJc w:val="left"/>
      <w:pPr>
        <w:ind w:left="360" w:hanging="360"/>
      </w:pPr>
      <w:rPr>
        <w:rFonts w:cs="Times New Roman"/>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rson w15:author="Simon Farrell QC">
    <w15:presenceInfo w15:providerId="AD" w15:userId="S-1-5-21-789336058-329068152-682003330-11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86014"/>
    <w:rsid w:val="0012351D"/>
    <w:rsid w:val="001473BB"/>
    <w:rsid w:val="00192368"/>
    <w:rsid w:val="001A50D2"/>
    <w:rsid w:val="001B2345"/>
    <w:rsid w:val="001C3CED"/>
    <w:rsid w:val="002038CD"/>
    <w:rsid w:val="00240B87"/>
    <w:rsid w:val="00247B89"/>
    <w:rsid w:val="00267A7A"/>
    <w:rsid w:val="00271D19"/>
    <w:rsid w:val="003024D8"/>
    <w:rsid w:val="00305CE6"/>
    <w:rsid w:val="00311026"/>
    <w:rsid w:val="0031236E"/>
    <w:rsid w:val="00346BF9"/>
    <w:rsid w:val="003E3E0A"/>
    <w:rsid w:val="003F7C8B"/>
    <w:rsid w:val="00406B69"/>
    <w:rsid w:val="00427743"/>
    <w:rsid w:val="00553F10"/>
    <w:rsid w:val="005C1D36"/>
    <w:rsid w:val="005F42E2"/>
    <w:rsid w:val="00613553"/>
    <w:rsid w:val="0068690E"/>
    <w:rsid w:val="006B5AEE"/>
    <w:rsid w:val="007346E5"/>
    <w:rsid w:val="0076599F"/>
    <w:rsid w:val="0077064A"/>
    <w:rsid w:val="0078491A"/>
    <w:rsid w:val="007A11A9"/>
    <w:rsid w:val="007D10D4"/>
    <w:rsid w:val="008C1AAF"/>
    <w:rsid w:val="008C78C3"/>
    <w:rsid w:val="0091605D"/>
    <w:rsid w:val="00933A7C"/>
    <w:rsid w:val="009731CC"/>
    <w:rsid w:val="009D1D56"/>
    <w:rsid w:val="009F3929"/>
    <w:rsid w:val="00A07958"/>
    <w:rsid w:val="00A547E3"/>
    <w:rsid w:val="00C04859"/>
    <w:rsid w:val="00CD34C7"/>
    <w:rsid w:val="00D355F0"/>
    <w:rsid w:val="00DA3F50"/>
    <w:rsid w:val="00E65CF6"/>
    <w:rsid w:val="00E75E85"/>
    <w:rsid w:val="00ED37F2"/>
    <w:rsid w:val="00EF3BDE"/>
    <w:rsid w:val="00F01D63"/>
    <w:rsid w:val="00F12A2D"/>
    <w:rsid w:val="00F31F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B4817-4302-46C8-BB74-B9624C015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6137</Words>
  <Characters>34982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2019-02-04T10:50:00Z</dcterms:created>
  <dcterms:modified xsi:type="dcterms:W3CDTF">2019-02-04T10:50:00Z</dcterms:modified>
</cp:coreProperties>
</file>