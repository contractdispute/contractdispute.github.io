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D33FEC" w14:textId="5F28991F" w:rsidR="001C3CED" w:rsidRPr="00BA0B5D" w:rsidRDefault="001C3CED" w:rsidP="0031236E">
      <w:pPr>
        <w:keepNext/>
        <w:autoSpaceDE w:val="0"/>
        <w:autoSpaceDN w:val="0"/>
        <w:adjustRightInd w:val="0"/>
        <w:spacing w:before="240" w:after="240" w:line="360" w:lineRule="auto"/>
        <w:jc w:val="both"/>
        <w:rPr>
          <w:rFonts w:ascii="Calibri" w:hAnsi="Calibri" w:cs="Calibri"/>
        </w:rPr>
      </w:pPr>
      <w:bookmarkStart w:id="0" w:name="_Hlk536545038"/>
      <w:r w:rsidRPr="00BA0B5D">
        <w:rPr>
          <w:rFonts w:ascii="Calibri" w:hAnsi="Calibri" w:cs="Calibri"/>
        </w:rPr>
        <w:t xml:space="preserve">Dear Sirs, </w:t>
      </w:r>
    </w:p>
    <w:p w14:paraId="4F483B04" w14:textId="3D705810" w:rsidR="001C3CED" w:rsidRPr="007225E6" w:rsidRDefault="001C3CED" w:rsidP="0031236E">
      <w:pPr>
        <w:pStyle w:val="Heading2"/>
      </w:pPr>
      <w:r w:rsidRPr="007225E6">
        <w:t xml:space="preserve">Re: </w:t>
      </w:r>
      <w:commentRangeStart w:id="1"/>
      <w:r w:rsidRPr="007225E6">
        <w:t>Warwick House</w:t>
      </w:r>
      <w:commentRangeEnd w:id="1"/>
      <w:r w:rsidRPr="007225E6">
        <w:rPr>
          <w:rStyle w:val="CommentReference"/>
          <w:i/>
        </w:rPr>
        <w:commentReference w:id="1"/>
      </w:r>
      <w:r w:rsidRPr="007225E6">
        <w:t>, 8 Addison Crescent, London W14 8JP (Title No: BGL25559) (the "London Property") Charge in favour of Barclays Bank Pic (the "Bank") dated 2 February 2009 (the "London</w:t>
      </w:r>
      <w:r>
        <w:t xml:space="preserve"> </w:t>
      </w:r>
      <w:r w:rsidRPr="007225E6">
        <w:t>Charge")</w:t>
      </w:r>
    </w:p>
    <w:p w14:paraId="210CF314" w14:textId="77777777" w:rsidR="001C3CED" w:rsidRPr="007225E6" w:rsidRDefault="001C3CED" w:rsidP="0031236E">
      <w:pPr>
        <w:pStyle w:val="Heading2"/>
        <w:rPr>
          <w:bCs/>
        </w:rPr>
      </w:pPr>
      <w:r w:rsidRPr="007225E6">
        <w:t xml:space="preserve">Our client: Nicola Johnson (formerly Nicola Takieddine) </w:t>
      </w:r>
    </w:p>
    <w:p w14:paraId="08D60BF4" w14:textId="77777777" w:rsidR="001C3CED" w:rsidRPr="007225E6" w:rsidRDefault="001C3CED" w:rsidP="0031236E">
      <w:pPr>
        <w:pStyle w:val="Heading2"/>
      </w:pPr>
      <w:r w:rsidRPr="0031236E">
        <w:t>Introduction</w:t>
      </w:r>
    </w:p>
    <w:p w14:paraId="16954046" w14:textId="77777777" w:rsidR="001C3CED" w:rsidRPr="007B0555" w:rsidRDefault="001C3CED" w:rsidP="0031236E">
      <w:pPr>
        <w:pStyle w:val="Heading4"/>
      </w:pPr>
      <w:r w:rsidRPr="007B0555">
        <w:t xml:space="preserve">We act for </w:t>
      </w:r>
      <w:commentRangeStart w:id="2"/>
      <w:r w:rsidRPr="007B0555">
        <w:t>Nicola Johnson</w:t>
      </w:r>
      <w:commentRangeEnd w:id="2"/>
      <w:r w:rsidRPr="007B0555">
        <w:commentReference w:id="2"/>
      </w:r>
      <w:r w:rsidRPr="007B0555">
        <w:t>.</w:t>
      </w:r>
    </w:p>
    <w:p w14:paraId="76CF6C7B" w14:textId="77777777" w:rsidR="001C3CED" w:rsidRPr="00BA0B5D" w:rsidRDefault="001C3CED" w:rsidP="0031236E">
      <w:pPr>
        <w:pStyle w:val="Heading4"/>
      </w:pPr>
      <w:r w:rsidRPr="00BA0B5D">
        <w:t xml:space="preserve">It is our </w:t>
      </w:r>
      <w:r w:rsidRPr="007B0555">
        <w:t>contention</w:t>
      </w:r>
      <w:r w:rsidRPr="00BA0B5D">
        <w:t xml:space="preserve"> for </w:t>
      </w:r>
      <w:r w:rsidRPr="007B0555">
        <w:t>the</w:t>
      </w:r>
      <w:r w:rsidRPr="00BA0B5D">
        <w:t xml:space="preserve"> reasons which appear below that the conduct of Barclays Bank plc (the “</w:t>
      </w:r>
      <w:r w:rsidRPr="00D16789">
        <w:rPr>
          <w:b/>
        </w:rPr>
        <w:t>Bank</w:t>
      </w:r>
      <w:r w:rsidRPr="00BA0B5D">
        <w:t>” or “</w:t>
      </w:r>
      <w:r w:rsidRPr="00D16789">
        <w:rPr>
          <w:b/>
        </w:rPr>
        <w:t>Barclays</w:t>
      </w:r>
      <w:r w:rsidRPr="00BA0B5D">
        <w:t xml:space="preserve">”), including the Bank’s subsidiaries and senior officers, makes the Bank liable to our client for damages. </w:t>
      </w:r>
    </w:p>
    <w:p w14:paraId="0E81AD96" w14:textId="0486D328" w:rsidR="001C3CED" w:rsidRPr="00BA0B5D" w:rsidRDefault="001C3CED" w:rsidP="0031236E">
      <w:pPr>
        <w:pStyle w:val="Heading4"/>
      </w:pPr>
      <w:commentRangeStart w:id="3"/>
      <w:commentRangeStart w:id="4"/>
      <w:r w:rsidRPr="00BA0B5D">
        <w:t xml:space="preserve">This liability is based upon the Bank’s involvement in a conspiracy with Ziad Takieddine, our client’s former husband, to injure our client using unlawful means. </w:t>
      </w:r>
      <w:r w:rsidR="00F31FF0">
        <w:t xml:space="preserve">In </w:t>
      </w:r>
      <w:del w:id="5" w:author="User" w:date="2019-01-31T14:45:00Z">
        <w:r w:rsidR="00F31FF0" w:rsidDel="001473BB">
          <w:delText>addition</w:delText>
        </w:r>
      </w:del>
      <w:ins w:id="6" w:author="User" w:date="2019-01-31T14:45:00Z">
        <w:r w:rsidR="001473BB">
          <w:t>addition,</w:t>
        </w:r>
      </w:ins>
      <w:r w:rsidR="00F31FF0">
        <w:t xml:space="preserve"> t</w:t>
      </w:r>
      <w:r w:rsidRPr="00BA0B5D">
        <w:t>he Bank and its senior officers</w:t>
      </w:r>
      <w:r w:rsidR="003E3E0A">
        <w:t xml:space="preserve"> appear to </w:t>
      </w:r>
      <w:r w:rsidRPr="00BA0B5D">
        <w:t xml:space="preserve">have committed several criminal offences, evidenced below, </w:t>
      </w:r>
      <w:r w:rsidR="00F31FF0">
        <w:t>including conspiracy to defraud</w:t>
      </w:r>
      <w:r w:rsidR="001473BB">
        <w:t xml:space="preserve">, </w:t>
      </w:r>
      <w:r w:rsidRPr="00BA0B5D">
        <w:t>money laundering, tax evasion and ‘fraudulent self-insolvency’.  These offences were committed in the knowledge that they would injure our client.</w:t>
      </w:r>
      <w:commentRangeEnd w:id="3"/>
      <w:r>
        <w:rPr>
          <w:rStyle w:val="CommentReference"/>
          <w:rFonts w:asciiTheme="minorHAnsi" w:eastAsiaTheme="minorEastAsia" w:hAnsiTheme="minorHAnsi"/>
          <w:iCs w:val="0"/>
        </w:rPr>
        <w:commentReference w:id="3"/>
      </w:r>
      <w:commentRangeEnd w:id="4"/>
      <w:r w:rsidR="00267A7A">
        <w:rPr>
          <w:rStyle w:val="CommentReference"/>
          <w:rFonts w:asciiTheme="minorHAnsi" w:eastAsiaTheme="minorEastAsia" w:hAnsiTheme="minorHAnsi"/>
          <w:iCs w:val="0"/>
        </w:rPr>
        <w:commentReference w:id="4"/>
      </w:r>
    </w:p>
    <w:p w14:paraId="1FED138F" w14:textId="638AA7B2" w:rsidR="001C3CED" w:rsidRDefault="001C3CED" w:rsidP="0031236E">
      <w:pPr>
        <w:pStyle w:val="Heading4"/>
      </w:pPr>
      <w:r w:rsidRPr="00FF0B3B">
        <w:t>Barclays wished to benefit from Mr Takieddine’s links with the Libyan regime of Colonel Gaddafi, regardless of the disreputable nature of those links,</w:t>
      </w:r>
      <w:r>
        <w:t xml:space="preserve"> which included </w:t>
      </w:r>
      <w:r w:rsidRPr="00FF0B3B">
        <w:t>terrorist financing</w:t>
      </w:r>
      <w:r>
        <w:t xml:space="preserve">, political corruption and money laundering.  It appears that the Bank allowed its need to raise emergency capital from Libya to override its normal legal </w:t>
      </w:r>
      <w:ins w:id="7" w:author="User" w:date="2019-01-31T14:44:00Z">
        <w:r w:rsidR="001473BB">
          <w:t>ob</w:t>
        </w:r>
      </w:ins>
      <w:ins w:id="8" w:author="User" w:date="2019-01-31T14:45:00Z">
        <w:r w:rsidR="001473BB">
          <w:t xml:space="preserve">ligations </w:t>
        </w:r>
      </w:ins>
      <w:r>
        <w:t xml:space="preserve">and compliance procedures. </w:t>
      </w:r>
    </w:p>
    <w:p w14:paraId="65141409" w14:textId="77777777" w:rsidR="001C3CED" w:rsidRPr="00FF0B3B" w:rsidRDefault="001C3CED" w:rsidP="0031236E">
      <w:pPr>
        <w:pStyle w:val="Heading4"/>
      </w:pPr>
      <w:r>
        <w:t xml:space="preserve">In its effort to curry favour with Mr Takieddine, the Bank assisted </w:t>
      </w:r>
      <w:r w:rsidRPr="00FF0B3B">
        <w:t>Mr Takieddine to defraud our client and the French tax authorities</w:t>
      </w:r>
      <w:r>
        <w:t>.</w:t>
      </w:r>
    </w:p>
    <w:p w14:paraId="4E519B39" w14:textId="6EAB484E" w:rsidR="001C3CED" w:rsidRDefault="001C3CED" w:rsidP="0031236E">
      <w:pPr>
        <w:pStyle w:val="Heading4"/>
      </w:pPr>
      <w:r w:rsidRPr="00BA0B5D">
        <w:t>Much of the material on which we shall rely in support of our contention is contained within the Bank’s credit report (the “</w:t>
      </w:r>
      <w:r w:rsidRPr="00BA0B5D">
        <w:rPr>
          <w:b/>
        </w:rPr>
        <w:t>Credit Report</w:t>
      </w:r>
      <w:r w:rsidRPr="00BA0B5D">
        <w:t xml:space="preserve">”) dated 18 November 2008 in respect of </w:t>
      </w:r>
      <w:r>
        <w:t>loans totalling £12,000,000 (</w:t>
      </w:r>
      <w:r w:rsidRPr="00BA0B5D">
        <w:t xml:space="preserve">the </w:t>
      </w:r>
      <w:r>
        <w:t>“</w:t>
      </w:r>
      <w:r w:rsidRPr="00D16789">
        <w:rPr>
          <w:b/>
        </w:rPr>
        <w:t>Loans</w:t>
      </w:r>
      <w:r>
        <w:t>”)</w:t>
      </w:r>
      <w:r w:rsidRPr="00BA0B5D">
        <w:t xml:space="preserve"> made by the Bank to Mr Takieddine</w:t>
      </w:r>
      <w:ins w:id="9" w:author="Simon Farrell QC" w:date="2019-01-30T14:49:00Z">
        <w:r w:rsidR="00F31FF0">
          <w:t xml:space="preserve"> and in other material which we have in our possession. </w:t>
        </w:r>
      </w:ins>
      <w:r w:rsidRPr="00BA0B5D">
        <w:t>.</w:t>
      </w:r>
    </w:p>
    <w:p w14:paraId="2BBCC083" w14:textId="5458E062" w:rsidR="001C3CED" w:rsidRDefault="001C3CED" w:rsidP="0031236E">
      <w:pPr>
        <w:pStyle w:val="Heading4"/>
      </w:pPr>
      <w:r w:rsidRPr="00FF0B3B">
        <w:lastRenderedPageBreak/>
        <w:t xml:space="preserve">We shall also rely on documents from </w:t>
      </w:r>
      <w:r>
        <w:t>the various criminal proceedings currently ongoing in France</w:t>
      </w:r>
      <w:r w:rsidRPr="00FF0B3B">
        <w:t xml:space="preserve">.  </w:t>
      </w:r>
      <w:r>
        <w:t>As well as</w:t>
      </w:r>
      <w:r w:rsidRPr="00FF0B3B">
        <w:t xml:space="preserve"> being the victim of the conspiracy orchestrated by Ziad Takieddine and Barclays</w:t>
      </w:r>
      <w:ins w:id="10" w:author="Simon Farrell QC" w:date="2019-01-30T14:49:00Z">
        <w:r w:rsidR="00F31FF0">
          <w:t xml:space="preserve"> (via it senior staff</w:t>
        </w:r>
        <w:proofErr w:type="gramStart"/>
        <w:r w:rsidR="00F31FF0">
          <w:t xml:space="preserve">) </w:t>
        </w:r>
      </w:ins>
      <w:r w:rsidRPr="00FF0B3B">
        <w:t>,</w:t>
      </w:r>
      <w:proofErr w:type="gramEnd"/>
      <w:r w:rsidRPr="00FF0B3B">
        <w:t xml:space="preserve"> our client is also a </w:t>
      </w:r>
      <w:r>
        <w:t xml:space="preserve">key witness and </w:t>
      </w:r>
      <w:r w:rsidRPr="00FF0B3B">
        <w:t xml:space="preserve">civil party </w:t>
      </w:r>
      <w:r>
        <w:t xml:space="preserve">to the </w:t>
      </w:r>
      <w:r w:rsidRPr="00FF0B3B">
        <w:t>French state</w:t>
      </w:r>
      <w:r>
        <w:t>’s</w:t>
      </w:r>
      <w:r w:rsidRPr="00FF0B3B">
        <w:t xml:space="preserve"> criminal prosecutions of Mr Takieddine and several French political figures. </w:t>
      </w:r>
    </w:p>
    <w:p w14:paraId="03321D29" w14:textId="5570DFE1" w:rsidR="001C3CED" w:rsidRDefault="001C3CED" w:rsidP="0031236E">
      <w:pPr>
        <w:pStyle w:val="Heading4"/>
      </w:pPr>
      <w:r w:rsidRPr="00FF0B3B">
        <w:t xml:space="preserve">Barclays is named in the </w:t>
      </w:r>
      <w:r>
        <w:t xml:space="preserve">French criminal </w:t>
      </w:r>
      <w:r w:rsidRPr="00FF0B3B">
        <w:t>proceedings, in the context of what the prosecutors have described as the “</w:t>
      </w:r>
      <w:commentRangeStart w:id="11"/>
      <w:r w:rsidRPr="00FF0B3B">
        <w:t>massive</w:t>
      </w:r>
      <w:commentRangeEnd w:id="11"/>
      <w:r>
        <w:rPr>
          <w:rStyle w:val="CommentReference"/>
        </w:rPr>
        <w:commentReference w:id="11"/>
      </w:r>
      <w:r w:rsidRPr="00FF0B3B">
        <w:t xml:space="preserve"> fraud” perpetrated by Mr Takieddine between 2007 and 2009.</w:t>
      </w:r>
      <w:r>
        <w:t xml:space="preserve">  Barclay’s role included providing what the Bank described as “equity release”, enabling and assisting Mr Takieddine to transfer £12,000,000 of the couple’s matrimonial assets to remote offshore locations, beyond the reach of European justice</w:t>
      </w:r>
      <w:ins w:id="12" w:author="Simon Farrell QC" w:date="2019-01-30T14:50:00Z">
        <w:r w:rsidR="00F31FF0">
          <w:t xml:space="preserve"> and away from our client</w:t>
        </w:r>
      </w:ins>
      <w:r>
        <w:t xml:space="preserve">.  </w:t>
      </w:r>
    </w:p>
    <w:p w14:paraId="349570E2" w14:textId="77777777" w:rsidR="001C3CED" w:rsidRDefault="001C3CED" w:rsidP="0031236E">
      <w:pPr>
        <w:pStyle w:val="Heading4"/>
      </w:pPr>
      <w:r w:rsidRPr="00D16789">
        <w:t xml:space="preserve">Renaud van </w:t>
      </w:r>
      <w:proofErr w:type="spellStart"/>
      <w:r w:rsidRPr="00D16789">
        <w:t>Ruymbeke</w:t>
      </w:r>
      <w:proofErr w:type="spellEnd"/>
      <w:r w:rsidRPr="00D16789">
        <w:t xml:space="preserve">, </w:t>
      </w:r>
      <w:r>
        <w:t xml:space="preserve">the French </w:t>
      </w:r>
      <w:r w:rsidRPr="00D16789">
        <w:t>investigative magistrate</w:t>
      </w:r>
      <w:r>
        <w:t xml:space="preserve"> leading the criminal inquiry</w:t>
      </w:r>
      <w:r w:rsidRPr="00D16789">
        <w:t xml:space="preserve">, </w:t>
      </w:r>
      <w:r>
        <w:t>described</w:t>
      </w:r>
      <w:r w:rsidRPr="00D16789">
        <w:t xml:space="preserve"> the equity release </w:t>
      </w:r>
      <w:r>
        <w:t xml:space="preserve">effected by Barclays as part of </w:t>
      </w:r>
      <w:r w:rsidRPr="00052C2D">
        <w:rPr>
          <w:i/>
        </w:rPr>
        <w:t xml:space="preserve">“un </w:t>
      </w:r>
      <w:commentRangeStart w:id="13"/>
      <w:r w:rsidRPr="00052C2D">
        <w:rPr>
          <w:i/>
        </w:rPr>
        <w:t>ensemble</w:t>
      </w:r>
      <w:commentRangeEnd w:id="13"/>
      <w:r>
        <w:rPr>
          <w:rStyle w:val="CommentReference"/>
          <w:rFonts w:asciiTheme="minorHAnsi" w:eastAsiaTheme="minorEastAsia" w:hAnsiTheme="minorHAnsi"/>
          <w:iCs w:val="0"/>
        </w:rPr>
        <w:commentReference w:id="13"/>
      </w:r>
      <w:r w:rsidRPr="00052C2D">
        <w:rPr>
          <w:i/>
        </w:rPr>
        <w:t xml:space="preserve"> de manoeuvres </w:t>
      </w:r>
      <w:proofErr w:type="spellStart"/>
      <w:r w:rsidRPr="00052C2D">
        <w:rPr>
          <w:i/>
        </w:rPr>
        <w:t>frauduleuses</w:t>
      </w:r>
      <w:proofErr w:type="spellEnd"/>
      <w:r w:rsidRPr="00052C2D">
        <w:rPr>
          <w:i/>
        </w:rPr>
        <w:t xml:space="preserve"> pour </w:t>
      </w:r>
      <w:proofErr w:type="spellStart"/>
      <w:r w:rsidRPr="00052C2D">
        <w:rPr>
          <w:i/>
        </w:rPr>
        <w:t>masquer</w:t>
      </w:r>
      <w:proofErr w:type="spellEnd"/>
      <w:r w:rsidRPr="00052C2D">
        <w:rPr>
          <w:i/>
        </w:rPr>
        <w:t xml:space="preserve"> son </w:t>
      </w:r>
      <w:proofErr w:type="spellStart"/>
      <w:r w:rsidRPr="00052C2D">
        <w:rPr>
          <w:i/>
        </w:rPr>
        <w:t>patrimoine</w:t>
      </w:r>
      <w:proofErr w:type="spellEnd"/>
      <w:r w:rsidRPr="00052C2D">
        <w:rPr>
          <w:i/>
        </w:rPr>
        <w:t>”</w:t>
      </w:r>
      <w:r w:rsidRPr="00D16789">
        <w:t xml:space="preserve"> (</w:t>
      </w:r>
      <w:r>
        <w:t xml:space="preserve">a series of </w:t>
      </w:r>
      <w:r w:rsidRPr="00D16789">
        <w:t>fraudulent manoeuvres to hide his [Ziad Takieddine</w:t>
      </w:r>
      <w:r>
        <w:t>’s</w:t>
      </w:r>
      <w:r w:rsidRPr="00D16789">
        <w:t xml:space="preserve">] </w:t>
      </w:r>
      <w:r>
        <w:t>wealth</w:t>
      </w:r>
      <w:r w:rsidRPr="00D16789">
        <w:t>).</w:t>
      </w:r>
    </w:p>
    <w:p w14:paraId="6418506A" w14:textId="77777777" w:rsidR="001C3CED" w:rsidRPr="0031523A" w:rsidRDefault="001C3CED" w:rsidP="0031236E">
      <w:pPr>
        <w:pStyle w:val="Heading2"/>
      </w:pPr>
      <w:r>
        <w:t>The Loans</w:t>
      </w:r>
    </w:p>
    <w:p w14:paraId="13D1D9D6" w14:textId="77777777" w:rsidR="001C3CED" w:rsidRDefault="001C3CED" w:rsidP="0031236E">
      <w:pPr>
        <w:pStyle w:val="Heading4"/>
      </w:pPr>
      <w:r>
        <w:t>On or around 3 February 2009, Barclays Bank extended two loans (the “</w:t>
      </w:r>
      <w:r w:rsidRPr="0031523A">
        <w:rPr>
          <w:b/>
        </w:rPr>
        <w:t>Loans</w:t>
      </w:r>
      <w:r>
        <w:t>”) to Mr Takieddine.  One of the loans was in the amount of £6,000,000 (the “</w:t>
      </w:r>
      <w:r w:rsidRPr="0031523A">
        <w:rPr>
          <w:b/>
        </w:rPr>
        <w:t>English Loan</w:t>
      </w:r>
      <w:r>
        <w:t>”) and the other was in the amount of €6,000,000 (the “</w:t>
      </w:r>
      <w:r w:rsidRPr="0031523A">
        <w:rPr>
          <w:b/>
        </w:rPr>
        <w:t>French Loan</w:t>
      </w:r>
      <w:r>
        <w:t>”).</w:t>
      </w:r>
    </w:p>
    <w:p w14:paraId="749EACB9" w14:textId="77777777" w:rsidR="001C3CED" w:rsidRDefault="001C3CED" w:rsidP="0031236E">
      <w:pPr>
        <w:pStyle w:val="Heading4"/>
        <w:rPr>
          <w:i/>
        </w:rPr>
      </w:pPr>
      <w:r>
        <w:t xml:space="preserve">The </w:t>
      </w:r>
      <w:r w:rsidRPr="000D3020">
        <w:t>Loans</w:t>
      </w:r>
      <w:r>
        <w:t xml:space="preserve"> were described by Barclays as </w:t>
      </w:r>
      <w:r w:rsidRPr="000D3020">
        <w:rPr>
          <w:i/>
        </w:rPr>
        <w:t>“equity release from Ziad’s residential properties in London and Paris”</w:t>
      </w:r>
      <w:r>
        <w:t xml:space="preserve"> and were booked as two separate facilities due </w:t>
      </w:r>
      <w:r w:rsidRPr="000D3020">
        <w:t xml:space="preserve">to the </w:t>
      </w:r>
      <w:r w:rsidRPr="000D3020">
        <w:rPr>
          <w:i/>
        </w:rPr>
        <w:t>“legal and tax implications”</w:t>
      </w:r>
      <w:r>
        <w:t xml:space="preserve"> as was confirmed in the Credit Report: </w:t>
      </w:r>
      <w:r w:rsidRPr="000D3020">
        <w:rPr>
          <w:i/>
        </w:rPr>
        <w:t>“The facility requested is an equity release from Ziad’s residential properties in London and Paris.  Due to the legal and tax implications involved with the portion of the transaction subject to French law, this will be structured as two separate facilities….”</w:t>
      </w:r>
    </w:p>
    <w:p w14:paraId="06552813" w14:textId="21673455" w:rsidR="001C3CED" w:rsidRDefault="001C3CED" w:rsidP="0031236E">
      <w:pPr>
        <w:pStyle w:val="Heading4"/>
      </w:pPr>
      <w:r>
        <w:t xml:space="preserve">Barclays extended the Loans to Mr Takieddine and transferred the proceeds to offshore locations in the knowledge that doing so would injure our client.  The Loans were secured against the couple’s matrimonial residences in the middle of divorce </w:t>
      </w:r>
      <w:commentRangeStart w:id="14"/>
      <w:r>
        <w:t>proceedings</w:t>
      </w:r>
      <w:commentRangeEnd w:id="14"/>
      <w:r w:rsidR="0012351D">
        <w:rPr>
          <w:rStyle w:val="CommentReference"/>
          <w:rFonts w:asciiTheme="minorHAnsi" w:eastAsiaTheme="minorEastAsia" w:hAnsiTheme="minorHAnsi"/>
          <w:iCs w:val="0"/>
        </w:rPr>
        <w:commentReference w:id="14"/>
      </w:r>
      <w:r>
        <w:t xml:space="preserve"> and were completed without the knowledge or consent of our client.  The Bank assisted Mr Takieddine to defraud our client in the divorce by transferring the </w:t>
      </w:r>
      <w:ins w:id="15" w:author="User" w:date="2019-01-31T14:54:00Z">
        <w:r w:rsidR="0012351D">
          <w:t xml:space="preserve">net </w:t>
        </w:r>
      </w:ins>
      <w:r>
        <w:t>proceeds of the Loans to offshore locations.</w:t>
      </w:r>
    </w:p>
    <w:p w14:paraId="0BEF25EA" w14:textId="77777777" w:rsidR="001C3CED" w:rsidRPr="00BA0B5D" w:rsidRDefault="001C3CED" w:rsidP="0031236E">
      <w:pPr>
        <w:pStyle w:val="Heading2"/>
      </w:pPr>
      <w:commentRangeStart w:id="16"/>
      <w:commentRangeStart w:id="17"/>
      <w:r w:rsidRPr="00BA0B5D">
        <w:t>Parties</w:t>
      </w:r>
      <w:commentRangeEnd w:id="16"/>
      <w:r w:rsidRPr="00BA0B5D">
        <w:rPr>
          <w:rStyle w:val="CommentReference"/>
        </w:rPr>
        <w:commentReference w:id="16"/>
      </w:r>
      <w:commentRangeEnd w:id="17"/>
    </w:p>
    <w:p w14:paraId="708E40A5" w14:textId="77777777" w:rsidR="001C3CED" w:rsidRPr="00A24F34" w:rsidRDefault="001C3CED" w:rsidP="0031236E">
      <w:pPr>
        <w:pStyle w:val="Heading3"/>
      </w:pPr>
      <w:r w:rsidRPr="00A24F34">
        <w:t xml:space="preserve">Ziad </w:t>
      </w:r>
      <w:commentRangeStart w:id="18"/>
      <w:r w:rsidRPr="00A24F34">
        <w:t>Takieddine</w:t>
      </w:r>
      <w:r w:rsidRPr="00A24F34">
        <w:rPr>
          <w:rStyle w:val="CommentReference"/>
          <w:sz w:val="22"/>
          <w:szCs w:val="22"/>
        </w:rPr>
        <w:commentReference w:id="17"/>
      </w:r>
      <w:commentRangeEnd w:id="18"/>
      <w:r>
        <w:rPr>
          <w:rStyle w:val="CommentReference"/>
          <w:rFonts w:asciiTheme="minorHAnsi" w:eastAsiaTheme="minorEastAsia" w:hAnsiTheme="minorHAnsi"/>
        </w:rPr>
        <w:commentReference w:id="18"/>
      </w:r>
    </w:p>
    <w:p w14:paraId="1C52F474" w14:textId="77777777" w:rsidR="001C3CED" w:rsidRDefault="001C3CED" w:rsidP="0031236E">
      <w:pPr>
        <w:pStyle w:val="Heading4"/>
      </w:pPr>
      <w:r w:rsidRPr="00BA0B5D">
        <w:lastRenderedPageBreak/>
        <w:t xml:space="preserve">Ziad Takieddine is a </w:t>
      </w:r>
      <w:r>
        <w:t>self-</w:t>
      </w:r>
      <w:commentRangeStart w:id="19"/>
      <w:r>
        <w:t>confessed</w:t>
      </w:r>
      <w:commentRangeEnd w:id="19"/>
      <w:r>
        <w:rPr>
          <w:rStyle w:val="CommentReference"/>
        </w:rPr>
        <w:commentReference w:id="19"/>
      </w:r>
      <w:r w:rsidRPr="00BA0B5D">
        <w:t xml:space="preserve"> money</w:t>
      </w:r>
      <w:r>
        <w:t xml:space="preserve"> </w:t>
      </w:r>
      <w:r w:rsidRPr="00BA0B5D">
        <w:t xml:space="preserve">launderer, </w:t>
      </w:r>
      <w:r>
        <w:t xml:space="preserve">in addition to being notorious as a corrupt </w:t>
      </w:r>
      <w:r w:rsidRPr="00BA0B5D">
        <w:t>fraudster, forger and tax evader</w:t>
      </w:r>
      <w:r>
        <w:t>.  Mr Takieddine</w:t>
      </w:r>
      <w:r w:rsidRPr="00BA0B5D">
        <w:t xml:space="preserve"> has for more than a decade orchestrated a criminal campaign to defraud our client in the context of the couple’s divorce, </w:t>
      </w:r>
      <w:r>
        <w:t xml:space="preserve">which was </w:t>
      </w:r>
      <w:r w:rsidRPr="00BA0B5D">
        <w:t>initiated by Mr Takieddine in September 2006.</w:t>
      </w:r>
    </w:p>
    <w:p w14:paraId="3578B905" w14:textId="77777777" w:rsidR="001C3CED" w:rsidRDefault="001C3CED" w:rsidP="0031236E">
      <w:pPr>
        <w:pStyle w:val="Heading4"/>
      </w:pPr>
      <w:r>
        <w:t xml:space="preserve">Mr Takieddine’s campaign has included restructuring the ownership of all of the couple’s matrimonial property behind a complex and secret network of screen companies domiciled in offshore locations including Panama and the British Virgin Islands.  Mr Takieddine’s financial advisor, James Clark, noted in March 2007 that </w:t>
      </w:r>
      <w:r w:rsidRPr="00D9369D">
        <w:rPr>
          <w:i/>
        </w:rPr>
        <w:t xml:space="preserve">“the purpose of the </w:t>
      </w:r>
      <w:commentRangeStart w:id="20"/>
      <w:r w:rsidRPr="00D9369D">
        <w:rPr>
          <w:i/>
        </w:rPr>
        <w:t>existing</w:t>
      </w:r>
      <w:commentRangeEnd w:id="20"/>
      <w:r>
        <w:rPr>
          <w:rStyle w:val="CommentReference"/>
          <w:rFonts w:asciiTheme="minorHAnsi" w:eastAsiaTheme="minorEastAsia" w:hAnsiTheme="minorHAnsi"/>
          <w:iCs w:val="0"/>
        </w:rPr>
        <w:commentReference w:id="20"/>
      </w:r>
      <w:r w:rsidRPr="00D9369D">
        <w:rPr>
          <w:i/>
        </w:rPr>
        <w:t xml:space="preserve"> structure is to … reduce exposure to taxation and claims from creditors”</w:t>
      </w:r>
      <w:r>
        <w:t xml:space="preserve">.  </w:t>
      </w:r>
    </w:p>
    <w:p w14:paraId="735EB51A" w14:textId="77777777" w:rsidR="001C3CED" w:rsidRDefault="001C3CED" w:rsidP="0031236E">
      <w:pPr>
        <w:pStyle w:val="Heading4"/>
      </w:pPr>
      <w:r>
        <w:t xml:space="preserve">A February 2007 press article </w:t>
      </w:r>
      <w:commentRangeStart w:id="21"/>
      <w:r>
        <w:t>report</w:t>
      </w:r>
      <w:commentRangeEnd w:id="21"/>
      <w:r>
        <w:t>ed</w:t>
      </w:r>
      <w:r>
        <w:rPr>
          <w:rStyle w:val="CommentReference"/>
          <w:rFonts w:asciiTheme="minorHAnsi" w:eastAsiaTheme="minorEastAsia" w:hAnsiTheme="minorHAnsi"/>
          <w:iCs w:val="0"/>
        </w:rPr>
        <w:commentReference w:id="21"/>
      </w:r>
      <w:r>
        <w:t xml:space="preserve"> Mr Takieddine as facing investigation by the French tax authorities and having a potential €115,000,000 liability to our client under the couple’s divorce procedure.  It was also reported that </w:t>
      </w:r>
      <w:r w:rsidRPr="00375EE4">
        <w:t>Mr Takieddine</w:t>
      </w:r>
      <w:r>
        <w:t xml:space="preserve"> was attempting to secure (illegal) retro-commissions from Libya and that he was suspected of money laundering offences.</w:t>
      </w:r>
    </w:p>
    <w:p w14:paraId="1356A0CE" w14:textId="77777777" w:rsidR="001C3CED" w:rsidRDefault="001C3CED" w:rsidP="0031236E">
      <w:pPr>
        <w:pStyle w:val="Heading4"/>
      </w:pPr>
      <w:r>
        <w:t xml:space="preserve">Mr Takieddine has been convicted on multiple occasions for </w:t>
      </w:r>
      <w:r w:rsidRPr="00325736">
        <w:rPr>
          <w:i/>
        </w:rPr>
        <w:t xml:space="preserve">“abandon de </w:t>
      </w:r>
      <w:proofErr w:type="spellStart"/>
      <w:r w:rsidRPr="00325736">
        <w:rPr>
          <w:i/>
        </w:rPr>
        <w:t>famille</w:t>
      </w:r>
      <w:proofErr w:type="spellEnd"/>
      <w:r w:rsidRPr="00325736">
        <w:rPr>
          <w:i/>
        </w:rPr>
        <w:t>”</w:t>
      </w:r>
      <w:r>
        <w:t xml:space="preserve"> (refusal to pay maintenance payments to our client in defiance of French Court Orders).  In his campaign to defraud our client, Mr Takieddine has conspired to </w:t>
      </w:r>
      <w:commentRangeStart w:id="22"/>
      <w:r>
        <w:t xml:space="preserve">defraud </w:t>
      </w:r>
      <w:commentRangeEnd w:id="22"/>
      <w:r w:rsidR="00E75E85">
        <w:rPr>
          <w:rStyle w:val="CommentReference"/>
          <w:rFonts w:asciiTheme="minorHAnsi" w:eastAsiaTheme="minorEastAsia" w:hAnsiTheme="minorHAnsi"/>
          <w:iCs w:val="0"/>
        </w:rPr>
        <w:commentReference w:id="22"/>
      </w:r>
      <w:r>
        <w:t>our client with various individuals acting as “</w:t>
      </w:r>
      <w:proofErr w:type="spellStart"/>
      <w:r>
        <w:t>prete-noms</w:t>
      </w:r>
      <w:proofErr w:type="spellEnd"/>
      <w:r>
        <w:t>” (borrowed names) for the screen companies set up to hide his true ownership of assets from the French courts.  These “</w:t>
      </w:r>
      <w:proofErr w:type="spellStart"/>
      <w:r>
        <w:t>prete-noms</w:t>
      </w:r>
      <w:proofErr w:type="spellEnd"/>
      <w:r>
        <w:t>” include Alain FRANCE, Mr Takieddine’s domestic servant and Marc BONNANT, a lawyer in Geneva.</w:t>
      </w:r>
    </w:p>
    <w:p w14:paraId="7D63CA23" w14:textId="77777777" w:rsidR="001C3CED" w:rsidRDefault="001C3CED" w:rsidP="0031236E">
      <w:pPr>
        <w:pStyle w:val="Heading4"/>
      </w:pPr>
      <w:r w:rsidRPr="00BA0B5D">
        <w:t xml:space="preserve">Mr Takieddine has </w:t>
      </w:r>
      <w:r>
        <w:t xml:space="preserve">already </w:t>
      </w:r>
      <w:r w:rsidRPr="00BA0B5D">
        <w:t xml:space="preserve">spent two </w:t>
      </w:r>
      <w:commentRangeStart w:id="23"/>
      <w:r w:rsidRPr="00BA0B5D">
        <w:t>spells</w:t>
      </w:r>
      <w:commentRangeEnd w:id="23"/>
      <w:r w:rsidRPr="00BA0B5D">
        <w:rPr>
          <w:rStyle w:val="CommentReference"/>
        </w:rPr>
        <w:commentReference w:id="23"/>
      </w:r>
      <w:r w:rsidRPr="00BA0B5D">
        <w:t xml:space="preserve"> in </w:t>
      </w:r>
      <w:r>
        <w:t xml:space="preserve">French </w:t>
      </w:r>
      <w:r w:rsidRPr="00BA0B5D">
        <w:t>prison</w:t>
      </w:r>
      <w:r>
        <w:t>.  The first, from May to September 2013, was because he posed a flight risk.  He is under formal investigation for crimes including corruption, fraud, money laundering, embezzlement, forgery, fraudulent self-insolvency, tax evasion and laundering of tax fraud and was under judicial control, whereby his passports were confiscated and he was forbidden to leave France.  Police discovered that Mr Takieddine had obtained a Dominican passport in breach of his judicial control and he was jailed as a flight risk.  The second imprisonment, from December 2013 to February 2014, was because he was caught travelling to the UK in breach of his bail conditions.</w:t>
      </w:r>
    </w:p>
    <w:p w14:paraId="784E8F9B" w14:textId="77777777" w:rsidR="001C3CED" w:rsidRDefault="001C3CED" w:rsidP="0031236E">
      <w:pPr>
        <w:pStyle w:val="Heading4"/>
      </w:pPr>
      <w:r w:rsidRPr="00BA0B5D">
        <w:lastRenderedPageBreak/>
        <w:t xml:space="preserve">Mr </w:t>
      </w:r>
      <w:commentRangeStart w:id="24"/>
      <w:r w:rsidRPr="00BA0B5D">
        <w:t>Takieddine</w:t>
      </w:r>
      <w:commentRangeEnd w:id="24"/>
      <w:r>
        <w:rPr>
          <w:rStyle w:val="CommentReference"/>
        </w:rPr>
        <w:commentReference w:id="24"/>
      </w:r>
      <w:r w:rsidRPr="00BA0B5D">
        <w:t xml:space="preserve"> currently faces trial in France for several serious criminal offences, including but not limited to </w:t>
      </w:r>
      <w:r>
        <w:t xml:space="preserve">the ‘Karachi Affair’ which involved the murder in 2002 of eleven French engineers, involvement in the illegal €50,000,000 financing by Colonel Gaddafi of Nicolas Sarkozy’s 2007 election campaign, </w:t>
      </w:r>
      <w:r w:rsidRPr="00BA0B5D">
        <w:t>multiple counts of corruption, money</w:t>
      </w:r>
      <w:r>
        <w:t xml:space="preserve"> </w:t>
      </w:r>
      <w:r w:rsidRPr="00BA0B5D">
        <w:t>laundering, aggravated money</w:t>
      </w:r>
      <w:r>
        <w:t xml:space="preserve"> </w:t>
      </w:r>
      <w:r w:rsidRPr="00BA0B5D">
        <w:t xml:space="preserve">laundering, </w:t>
      </w:r>
      <w:r>
        <w:t xml:space="preserve">fraud, concealment, </w:t>
      </w:r>
      <w:r w:rsidRPr="00BA0B5D">
        <w:t xml:space="preserve">tax </w:t>
      </w:r>
      <w:commentRangeStart w:id="25"/>
      <w:r w:rsidRPr="00BA0B5D">
        <w:t>evasion</w:t>
      </w:r>
      <w:commentRangeEnd w:id="25"/>
      <w:r w:rsidRPr="00BA0B5D">
        <w:rPr>
          <w:rStyle w:val="CommentReference"/>
        </w:rPr>
        <w:commentReference w:id="25"/>
      </w:r>
      <w:r w:rsidRPr="00BA0B5D">
        <w:t xml:space="preserve">, laundering the proceeds of tax evasion, </w:t>
      </w:r>
      <w:r w:rsidRPr="00D95072">
        <w:rPr>
          <w:i/>
        </w:rPr>
        <w:t xml:space="preserve">organisation </w:t>
      </w:r>
      <w:proofErr w:type="spellStart"/>
      <w:r w:rsidRPr="00D95072">
        <w:rPr>
          <w:i/>
        </w:rPr>
        <w:t>frauduleuse</w:t>
      </w:r>
      <w:proofErr w:type="spellEnd"/>
      <w:r w:rsidRPr="00D95072">
        <w:rPr>
          <w:i/>
        </w:rPr>
        <w:t xml:space="preserve"> de </w:t>
      </w:r>
      <w:proofErr w:type="spellStart"/>
      <w:r w:rsidRPr="00D95072">
        <w:rPr>
          <w:i/>
        </w:rPr>
        <w:t>l'insolvabilité</w:t>
      </w:r>
      <w:proofErr w:type="spellEnd"/>
      <w:r w:rsidRPr="00BA0B5D">
        <w:t xml:space="preserve"> (fraudulent self-insolvency)</w:t>
      </w:r>
      <w:r>
        <w:t xml:space="preserve"> and </w:t>
      </w:r>
      <w:r w:rsidRPr="00BA0B5D">
        <w:t>use of forgery</w:t>
      </w:r>
      <w:r>
        <w:t>.</w:t>
      </w:r>
    </w:p>
    <w:p w14:paraId="78E826EA" w14:textId="77777777" w:rsidR="001C3CED" w:rsidRPr="00102281" w:rsidRDefault="001C3CED" w:rsidP="0031236E">
      <w:pPr>
        <w:pStyle w:val="Heading4"/>
      </w:pPr>
      <w:r>
        <w:t xml:space="preserve">Our client is the victim of Mr Takieddine’s crimes and the French prosecutors have granted our client the status of </w:t>
      </w:r>
      <w:r w:rsidRPr="00977504">
        <w:rPr>
          <w:i/>
        </w:rPr>
        <w:t>“</w:t>
      </w:r>
      <w:proofErr w:type="spellStart"/>
      <w:r w:rsidRPr="00977504">
        <w:rPr>
          <w:i/>
        </w:rPr>
        <w:t>partie</w:t>
      </w:r>
      <w:proofErr w:type="spellEnd"/>
      <w:r w:rsidRPr="00977504">
        <w:rPr>
          <w:i/>
        </w:rPr>
        <w:t xml:space="preserve"> </w:t>
      </w:r>
      <w:proofErr w:type="spellStart"/>
      <w:r w:rsidRPr="00977504">
        <w:rPr>
          <w:i/>
        </w:rPr>
        <w:t>civile</w:t>
      </w:r>
      <w:proofErr w:type="spellEnd"/>
      <w:r w:rsidRPr="00977504">
        <w:rPr>
          <w:i/>
        </w:rPr>
        <w:t>”</w:t>
      </w:r>
      <w:r>
        <w:t xml:space="preserve"> (civil party) to the criminal investigations. </w:t>
      </w:r>
    </w:p>
    <w:p w14:paraId="7D29D7B7" w14:textId="77777777" w:rsidR="001C3CED" w:rsidRPr="00BA0B5D" w:rsidRDefault="001C3CED" w:rsidP="0031236E">
      <w:pPr>
        <w:pStyle w:val="Heading4"/>
      </w:pPr>
      <w:r w:rsidRPr="00BA0B5D">
        <w:t xml:space="preserve">The French tax authorities have filed a criminal complaint demanding </w:t>
      </w:r>
      <w:bookmarkStart w:id="26" w:name="_Hlk535510800"/>
      <w:r w:rsidRPr="00BA0B5D">
        <w:t>€21,</w:t>
      </w:r>
      <w:commentRangeStart w:id="27"/>
      <w:r w:rsidRPr="00BA0B5D">
        <w:t>649</w:t>
      </w:r>
      <w:commentRangeEnd w:id="27"/>
      <w:r w:rsidRPr="00BA0B5D">
        <w:rPr>
          <w:rStyle w:val="CommentReference"/>
        </w:rPr>
        <w:commentReference w:id="27"/>
      </w:r>
      <w:r w:rsidRPr="00BA0B5D">
        <w:t>,731</w:t>
      </w:r>
      <w:bookmarkEnd w:id="26"/>
      <w:r w:rsidRPr="00BA0B5D">
        <w:t xml:space="preserve"> in respect of Mr Takieddine’s tax evasion and have placed his assets in France under penal </w:t>
      </w:r>
      <w:commentRangeStart w:id="28"/>
      <w:r w:rsidRPr="00BA0B5D">
        <w:t>seizure</w:t>
      </w:r>
      <w:commentRangeEnd w:id="28"/>
      <w:r w:rsidRPr="00BA0B5D">
        <w:rPr>
          <w:rStyle w:val="CommentReference"/>
        </w:rPr>
        <w:commentReference w:id="28"/>
      </w:r>
      <w:r w:rsidRPr="00BA0B5D">
        <w:t xml:space="preserve">.  </w:t>
      </w:r>
    </w:p>
    <w:p w14:paraId="4945794C" w14:textId="28C6B1ED" w:rsidR="001C3CED" w:rsidRPr="00BA0B5D" w:rsidRDefault="001C3CED" w:rsidP="0031236E">
      <w:pPr>
        <w:pStyle w:val="Heading4"/>
      </w:pPr>
      <w:r w:rsidRPr="00BA0B5D">
        <w:t>Mr Takieddine is also the subject of a UK arrest warrant</w:t>
      </w:r>
      <w:r>
        <w:rPr>
          <w:vertAlign w:val="subscript"/>
        </w:rPr>
        <w:t>1</w:t>
      </w:r>
      <w:r w:rsidRPr="00BA0B5D">
        <w:t xml:space="preserve">, not backed for bail, to face charges of perversion of the course of justice and conspiracy to pervert the course of justice.  The UK offences relate to Mr Takieddine’s creating and relying in the English courts on forged documents </w:t>
      </w:r>
      <w:r>
        <w:t xml:space="preserve">and conspiring with others </w:t>
      </w:r>
      <w:r w:rsidRPr="00BA0B5D">
        <w:t>to defraud our client.</w:t>
      </w:r>
      <w:ins w:id="29" w:author="Simon Farrell QC" w:date="2019-01-30T14:53:00Z">
        <w:r w:rsidR="00F31FF0">
          <w:t xml:space="preserve"> Mr </w:t>
        </w:r>
        <w:proofErr w:type="spellStart"/>
        <w:r w:rsidR="00F31FF0">
          <w:t>Takiedinne</w:t>
        </w:r>
        <w:proofErr w:type="spellEnd"/>
        <w:r w:rsidR="00F31FF0">
          <w:t xml:space="preserve"> dishonestly </w:t>
        </w:r>
      </w:ins>
      <w:ins w:id="30" w:author="Simon Farrell QC" w:date="2019-01-30T14:54:00Z">
        <w:r w:rsidR="00F31FF0">
          <w:t>conspired</w:t>
        </w:r>
      </w:ins>
      <w:ins w:id="31" w:author="Simon Farrell QC" w:date="2019-01-30T14:53:00Z">
        <w:r w:rsidR="00F31FF0">
          <w:t xml:space="preserve"> with others to p</w:t>
        </w:r>
      </w:ins>
      <w:ins w:id="32" w:author="Simon Farrell QC" w:date="2019-01-30T14:54:00Z">
        <w:r w:rsidR="00F31FF0">
          <w:t>r</w:t>
        </w:r>
      </w:ins>
      <w:ins w:id="33" w:author="Simon Farrell QC" w:date="2019-01-30T14:53:00Z">
        <w:r w:rsidR="00F31FF0">
          <w:t xml:space="preserve">etend </w:t>
        </w:r>
      </w:ins>
      <w:ins w:id="34" w:author="Simon Farrell QC" w:date="2019-01-30T14:54:00Z">
        <w:r w:rsidR="00F31FF0">
          <w:t xml:space="preserve">to the High Court in London that he had disposed of the Addison </w:t>
        </w:r>
        <w:commentRangeStart w:id="35"/>
        <w:r w:rsidR="00F31FF0">
          <w:t>Crescent</w:t>
        </w:r>
      </w:ins>
      <w:commentRangeEnd w:id="35"/>
      <w:r w:rsidR="0012351D">
        <w:rPr>
          <w:rStyle w:val="CommentReference"/>
          <w:rFonts w:asciiTheme="minorHAnsi" w:eastAsiaTheme="minorEastAsia" w:hAnsiTheme="minorHAnsi"/>
          <w:iCs w:val="0"/>
        </w:rPr>
        <w:commentReference w:id="35"/>
      </w:r>
      <w:ins w:id="36" w:author="Simon Farrell QC" w:date="2019-01-30T14:54:00Z">
        <w:r w:rsidR="00F31FF0">
          <w:t xml:space="preserve"> </w:t>
        </w:r>
        <w:proofErr w:type="gramStart"/>
        <w:r w:rsidR="00F31FF0">
          <w:t>property .</w:t>
        </w:r>
        <w:proofErr w:type="gramEnd"/>
        <w:r w:rsidR="00F31FF0">
          <w:t xml:space="preserve"> </w:t>
        </w:r>
      </w:ins>
    </w:p>
    <w:p w14:paraId="094B2F28" w14:textId="77777777" w:rsidR="001C3CED" w:rsidRDefault="001C3CED" w:rsidP="0031236E">
      <w:pPr>
        <w:pStyle w:val="Heading4"/>
      </w:pPr>
      <w:r w:rsidRPr="00375EE4">
        <w:t xml:space="preserve">The Credit Report confirmed that Barclays was aware of Mr Takieddine’s profile in the media, whereby press comment about him </w:t>
      </w:r>
      <w:r>
        <w:t>has always been</w:t>
      </w:r>
      <w:r w:rsidRPr="00375EE4">
        <w:t xml:space="preserve"> uniformly unfavourable</w:t>
      </w:r>
      <w:r>
        <w:t xml:space="preserve">.  Takieddine was known as </w:t>
      </w:r>
      <w:r w:rsidRPr="00375EE4">
        <w:t>an intermediary of dubious reputation</w:t>
      </w:r>
      <w:r>
        <w:t xml:space="preserve"> and widely suspected of involvement in illegal “retro-commissions” (reverse commissions), whereby he laundered illicit payments to French politicians.  It had also been reported in the media that Mr Takieddine was suspected of tax evasion and was under investigation by the French tax authorities.</w:t>
      </w:r>
    </w:p>
    <w:p w14:paraId="245CBD24" w14:textId="77777777" w:rsidR="001C3CED" w:rsidRDefault="001C3CED" w:rsidP="0031236E">
      <w:pPr>
        <w:pStyle w:val="Heading4"/>
      </w:pPr>
      <w:r w:rsidRPr="00BA0B5D">
        <w:t>B</w:t>
      </w:r>
      <w:r>
        <w:t>arclays</w:t>
      </w:r>
      <w:r w:rsidRPr="00BA0B5D">
        <w:t xml:space="preserve"> </w:t>
      </w:r>
      <w:r>
        <w:t>designated</w:t>
      </w:r>
      <w:r w:rsidRPr="00BA0B5D">
        <w:t xml:space="preserve"> </w:t>
      </w:r>
      <w:r>
        <w:t xml:space="preserve">Mr </w:t>
      </w:r>
      <w:r w:rsidRPr="00BA0B5D">
        <w:t xml:space="preserve">Takieddine as </w:t>
      </w:r>
      <w:r>
        <w:t>a Politically Exposed Person (“</w:t>
      </w:r>
      <w:r w:rsidRPr="00090740">
        <w:rPr>
          <w:b/>
        </w:rPr>
        <w:t>PEP</w:t>
      </w:r>
      <w:r>
        <w:t>”) and the Bank was therefore required to conduct enhanced due diligence in its dealings with him.  In spite of Mr Takieddine’s unsavoury reputation and the obvious risk of financial crime, the Bank agreed to assist Mr Takieddine to defraud our client.</w:t>
      </w:r>
    </w:p>
    <w:p w14:paraId="14D0DCFB" w14:textId="77777777" w:rsidR="001C3CED" w:rsidRPr="00BA0B5D" w:rsidRDefault="001C3CED" w:rsidP="0031236E">
      <w:pPr>
        <w:pStyle w:val="Heading3"/>
      </w:pPr>
      <w:proofErr w:type="spellStart"/>
      <w:r w:rsidRPr="00BA0B5D">
        <w:t>Amesys</w:t>
      </w:r>
      <w:proofErr w:type="spellEnd"/>
    </w:p>
    <w:p w14:paraId="2BBA46ED" w14:textId="77777777" w:rsidR="001C3CED" w:rsidRDefault="001C3CED" w:rsidP="0031236E">
      <w:pPr>
        <w:pStyle w:val="Heading4"/>
      </w:pPr>
      <w:r w:rsidRPr="00BA0B5D">
        <w:lastRenderedPageBreak/>
        <w:t xml:space="preserve">When lending to Mr Takieddine, the Bank relied on the interest </w:t>
      </w:r>
      <w:r>
        <w:t>re</w:t>
      </w:r>
      <w:r w:rsidRPr="00BA0B5D">
        <w:t xml:space="preserve">payments being met by Mr Takieddine’s </w:t>
      </w:r>
      <w:r w:rsidRPr="00BA0B5D">
        <w:rPr>
          <w:i/>
        </w:rPr>
        <w:t>“share of the annual payments outstanding for contracts for the supply of Intelligence equipment to the Libyan government”</w:t>
      </w:r>
      <w:r w:rsidRPr="00BA0B5D">
        <w:t xml:space="preserve">.  The Credit Report noted: </w:t>
      </w:r>
      <w:r w:rsidRPr="00BA0B5D">
        <w:rPr>
          <w:i/>
        </w:rPr>
        <w:t>“His [Mr Takieddine’s] current income is derived from a contract he negotiated - for the provision of electronic surveillance equipment for monitoring email and internet traffic</w:t>
      </w:r>
      <w:r>
        <w:rPr>
          <w:i/>
        </w:rPr>
        <w:t xml:space="preserve"> </w:t>
      </w:r>
      <w:r w:rsidRPr="00BA0B5D">
        <w:rPr>
          <w:i/>
        </w:rPr>
        <w:t xml:space="preserve">- between the </w:t>
      </w:r>
      <w:commentRangeStart w:id="37"/>
      <w:r w:rsidRPr="00BA0B5D">
        <w:rPr>
          <w:i/>
        </w:rPr>
        <w:t>French</w:t>
      </w:r>
      <w:commentRangeEnd w:id="37"/>
      <w:r>
        <w:rPr>
          <w:rStyle w:val="CommentReference"/>
        </w:rPr>
        <w:commentReference w:id="37"/>
      </w:r>
      <w:r w:rsidRPr="00BA0B5D">
        <w:rPr>
          <w:i/>
        </w:rPr>
        <w:t xml:space="preserve"> and Libyan governments.  This contract has EUR 5M left to pay over the next 2 years.”</w:t>
      </w:r>
    </w:p>
    <w:p w14:paraId="243FBF5A" w14:textId="77777777" w:rsidR="001C3CED" w:rsidRDefault="001C3CED" w:rsidP="0031236E">
      <w:pPr>
        <w:pStyle w:val="Heading4"/>
      </w:pPr>
      <w:commentRangeStart w:id="38"/>
      <w:proofErr w:type="spellStart"/>
      <w:r w:rsidRPr="00BA0B5D">
        <w:t>Amesys</w:t>
      </w:r>
      <w:commentRangeEnd w:id="38"/>
      <w:proofErr w:type="spellEnd"/>
      <w:r>
        <w:rPr>
          <w:rStyle w:val="CommentReference"/>
        </w:rPr>
        <w:commentReference w:id="38"/>
      </w:r>
      <w:r w:rsidRPr="00BA0B5D">
        <w:t xml:space="preserve"> (</w:t>
      </w:r>
      <w:r>
        <w:t xml:space="preserve">formerly named ‘i2e’ and later </w:t>
      </w:r>
      <w:r w:rsidRPr="00BA0B5D">
        <w:t xml:space="preserve">renamed </w:t>
      </w:r>
      <w:r>
        <w:t>‘</w:t>
      </w:r>
      <w:proofErr w:type="spellStart"/>
      <w:r w:rsidRPr="00BA0B5D">
        <w:t>Nexa</w:t>
      </w:r>
      <w:proofErr w:type="spellEnd"/>
      <w:r w:rsidRPr="00BA0B5D">
        <w:t xml:space="preserve"> Technologies</w:t>
      </w:r>
      <w:r>
        <w:t>’</w:t>
      </w:r>
      <w:r w:rsidRPr="00BA0B5D">
        <w:t xml:space="preserve">) is the French private company that supplied </w:t>
      </w:r>
      <w:r>
        <w:t xml:space="preserve">the </w:t>
      </w:r>
      <w:r w:rsidRPr="00BA0B5D">
        <w:t>controversial surveillance technology</w:t>
      </w:r>
      <w:r>
        <w:t xml:space="preserve">, codenamed ‘Eagle’, </w:t>
      </w:r>
      <w:r w:rsidRPr="00BA0B5D">
        <w:t xml:space="preserve">to Abdullah Senussi, the head of Libyan intelligence.  The equipment was used for the </w:t>
      </w:r>
      <w:r w:rsidRPr="00BA0B5D">
        <w:rPr>
          <w:i/>
        </w:rPr>
        <w:t xml:space="preserve">“identification, surveillance and </w:t>
      </w:r>
      <w:commentRangeStart w:id="39"/>
      <w:r w:rsidRPr="00BA0B5D">
        <w:rPr>
          <w:i/>
        </w:rPr>
        <w:t>elimination</w:t>
      </w:r>
      <w:commentRangeEnd w:id="39"/>
      <w:r>
        <w:rPr>
          <w:rStyle w:val="CommentReference"/>
        </w:rPr>
        <w:commentReference w:id="39"/>
      </w:r>
      <w:r w:rsidRPr="00BA0B5D">
        <w:rPr>
          <w:i/>
        </w:rPr>
        <w:t xml:space="preserve"> of opponents</w:t>
      </w:r>
      <w:r w:rsidRPr="00BA0B5D">
        <w:t xml:space="preserve"> </w:t>
      </w:r>
      <w:r w:rsidRPr="007E1B56">
        <w:rPr>
          <w:i/>
        </w:rPr>
        <w:t>by intelligence authorities</w:t>
      </w:r>
      <w:r>
        <w:rPr>
          <w:i/>
        </w:rPr>
        <w:t>”</w:t>
      </w:r>
      <w:r w:rsidRPr="00BA0B5D">
        <w:t xml:space="preserve">.  Since May 2017, </w:t>
      </w:r>
      <w:proofErr w:type="spellStart"/>
      <w:r w:rsidRPr="00BA0B5D">
        <w:t>Amesys</w:t>
      </w:r>
      <w:proofErr w:type="spellEnd"/>
      <w:r w:rsidRPr="00BA0B5D">
        <w:t xml:space="preserve"> has been placed under the status of</w:t>
      </w:r>
      <w:r>
        <w:t xml:space="preserve"> </w:t>
      </w:r>
      <w:proofErr w:type="spellStart"/>
      <w:r w:rsidRPr="007E1B56">
        <w:rPr>
          <w:i/>
        </w:rPr>
        <w:t>témoin</w:t>
      </w:r>
      <w:proofErr w:type="spellEnd"/>
      <w:r w:rsidRPr="007E1B56">
        <w:rPr>
          <w:i/>
        </w:rPr>
        <w:t xml:space="preserve"> </w:t>
      </w:r>
      <w:proofErr w:type="spellStart"/>
      <w:r w:rsidRPr="007E1B56">
        <w:rPr>
          <w:i/>
        </w:rPr>
        <w:t>assisté</w:t>
      </w:r>
      <w:proofErr w:type="spellEnd"/>
      <w:r w:rsidRPr="00BA0B5D">
        <w:t xml:space="preserve"> </w:t>
      </w:r>
      <w:r>
        <w:t>(</w:t>
      </w:r>
      <w:r w:rsidRPr="00BA0B5D">
        <w:t>assisted witness) for complicity to acts of torture committed in Libya between 2007 and 2011.</w:t>
      </w:r>
    </w:p>
    <w:p w14:paraId="3C9C9D96" w14:textId="77777777" w:rsidR="001C3CED" w:rsidRPr="00BA0B5D" w:rsidRDefault="001C3CED" w:rsidP="0031236E">
      <w:pPr>
        <w:pStyle w:val="Heading4"/>
      </w:pPr>
      <w:r w:rsidRPr="00BA0B5D">
        <w:t xml:space="preserve">The International Federation for Human Rights (FIDH), which filed the initial complaint against </w:t>
      </w:r>
      <w:proofErr w:type="spellStart"/>
      <w:r w:rsidRPr="00BA0B5D">
        <w:t>Amesys</w:t>
      </w:r>
      <w:proofErr w:type="spellEnd"/>
      <w:r w:rsidRPr="00BA0B5D">
        <w:t xml:space="preserve">, stated in </w:t>
      </w:r>
      <w:commentRangeStart w:id="40"/>
      <w:r w:rsidRPr="00BA0B5D">
        <w:t>December</w:t>
      </w:r>
      <w:commentRangeEnd w:id="40"/>
      <w:r>
        <w:rPr>
          <w:rStyle w:val="CommentReference"/>
          <w:rFonts w:asciiTheme="minorHAnsi" w:eastAsiaTheme="minorEastAsia" w:hAnsiTheme="minorHAnsi"/>
          <w:iCs w:val="0"/>
        </w:rPr>
        <w:commentReference w:id="40"/>
      </w:r>
      <w:r w:rsidRPr="00BA0B5D">
        <w:t xml:space="preserve"> 2017:</w:t>
      </w:r>
    </w:p>
    <w:p w14:paraId="5F565EAE" w14:textId="77777777" w:rsidR="001C3CED" w:rsidRPr="00BA0B5D" w:rsidRDefault="001C3CED" w:rsidP="0031236E">
      <w:pPr>
        <w:autoSpaceDE w:val="0"/>
        <w:autoSpaceDN w:val="0"/>
        <w:adjustRightInd w:val="0"/>
        <w:spacing w:before="240" w:after="240" w:line="360" w:lineRule="auto"/>
        <w:ind w:left="360"/>
        <w:jc w:val="both"/>
        <w:rPr>
          <w:rFonts w:ascii="Calibri" w:hAnsi="Calibri" w:cs="Calibri"/>
          <w:i/>
        </w:rPr>
      </w:pPr>
      <w:r w:rsidRPr="00BA0B5D">
        <w:rPr>
          <w:rFonts w:ascii="Calibri" w:hAnsi="Calibri" w:cs="Calibri"/>
          <w:i/>
        </w:rPr>
        <w:t xml:space="preserve">“Given the sinister reputation of Muammar Gaddafi and his security structures – regularly criticised by international human rights organisations – </w:t>
      </w:r>
      <w:proofErr w:type="spellStart"/>
      <w:r w:rsidRPr="00BA0B5D">
        <w:rPr>
          <w:rFonts w:ascii="Calibri" w:hAnsi="Calibri" w:cs="Calibri"/>
          <w:i/>
        </w:rPr>
        <w:t>Amesys</w:t>
      </w:r>
      <w:proofErr w:type="spellEnd"/>
      <w:r w:rsidRPr="00BA0B5D">
        <w:rPr>
          <w:rFonts w:ascii="Calibri" w:hAnsi="Calibri" w:cs="Calibri"/>
          <w:i/>
        </w:rPr>
        <w:t xml:space="preserve"> must have known that the Libyan regime would use the technology as a means of oppression. This is especially so when one considers that </w:t>
      </w:r>
      <w:proofErr w:type="spellStart"/>
      <w:r w:rsidRPr="00BA0B5D">
        <w:rPr>
          <w:rFonts w:ascii="Calibri" w:hAnsi="Calibri" w:cs="Calibri"/>
          <w:i/>
        </w:rPr>
        <w:t>Amesys’s</w:t>
      </w:r>
      <w:proofErr w:type="spellEnd"/>
      <w:r w:rsidRPr="00BA0B5D">
        <w:rPr>
          <w:rFonts w:ascii="Calibri" w:hAnsi="Calibri" w:cs="Calibri"/>
          <w:i/>
        </w:rPr>
        <w:t xml:space="preserve"> interlocutor for signing the agreement was none other than Abdallah Senussi, the head of Libyan intelligence who had been convicted in 1989 by the Criminal Court (</w:t>
      </w:r>
      <w:proofErr w:type="spellStart"/>
      <w:r w:rsidRPr="00BA0B5D">
        <w:rPr>
          <w:rFonts w:ascii="Calibri" w:hAnsi="Calibri" w:cs="Calibri"/>
          <w:i/>
        </w:rPr>
        <w:t>Cour</w:t>
      </w:r>
      <w:proofErr w:type="spellEnd"/>
      <w:r w:rsidRPr="00BA0B5D">
        <w:rPr>
          <w:rFonts w:ascii="Calibri" w:hAnsi="Calibri" w:cs="Calibri"/>
          <w:i/>
        </w:rPr>
        <w:t xml:space="preserve"> </w:t>
      </w:r>
      <w:proofErr w:type="spellStart"/>
      <w:r w:rsidRPr="00BA0B5D">
        <w:rPr>
          <w:rFonts w:ascii="Calibri" w:hAnsi="Calibri" w:cs="Calibri"/>
          <w:i/>
        </w:rPr>
        <w:t>d’assises</w:t>
      </w:r>
      <w:proofErr w:type="spellEnd"/>
      <w:r w:rsidRPr="00BA0B5D">
        <w:rPr>
          <w:rFonts w:ascii="Calibri" w:hAnsi="Calibri" w:cs="Calibri"/>
          <w:i/>
        </w:rPr>
        <w:t>) of Paris for acts of terrorism</w:t>
      </w:r>
      <w:r>
        <w:rPr>
          <w:rFonts w:ascii="Calibri" w:hAnsi="Calibri" w:cs="Calibri"/>
          <w:i/>
        </w:rPr>
        <w:t xml:space="preserve"> </w:t>
      </w:r>
      <w:r w:rsidRPr="00BA0B5D">
        <w:rPr>
          <w:rFonts w:ascii="Calibri" w:hAnsi="Calibri" w:cs="Calibri"/>
          <w:i/>
        </w:rPr>
        <w:t>and who, at the time the complaint was lodged, was the subject of an International Criminal Court international arrest warrant for crimes against humanity …”</w:t>
      </w:r>
    </w:p>
    <w:p w14:paraId="0F7B153A" w14:textId="77777777" w:rsidR="001C3CED" w:rsidRPr="00557738" w:rsidRDefault="001C3CED" w:rsidP="0031236E">
      <w:pPr>
        <w:pStyle w:val="Heading4"/>
        <w:keepNext w:val="0"/>
        <w:keepLines w:val="0"/>
        <w:ind w:left="357" w:hanging="357"/>
      </w:pPr>
      <w:r w:rsidRPr="00557738">
        <w:t xml:space="preserve">Just as </w:t>
      </w:r>
      <w:proofErr w:type="spellStart"/>
      <w:r w:rsidRPr="00557738">
        <w:t>Amesys</w:t>
      </w:r>
      <w:proofErr w:type="spellEnd"/>
      <w:r w:rsidRPr="00557738">
        <w:t xml:space="preserve"> must have known that the Libyan regime would use the technology as a means of oppression, so Barclays must also have known the same.  The Bank’s Credit Report noted that Ziad Takieddine had negotiated the </w:t>
      </w:r>
      <w:proofErr w:type="spellStart"/>
      <w:r w:rsidRPr="00557738">
        <w:t>Amesys</w:t>
      </w:r>
      <w:proofErr w:type="spellEnd"/>
      <w:r w:rsidRPr="00557738">
        <w:t xml:space="preserve"> transaction, for which he was paid several </w:t>
      </w:r>
      <w:commentRangeStart w:id="41"/>
      <w:r w:rsidRPr="00557738">
        <w:t>million</w:t>
      </w:r>
      <w:commentRangeEnd w:id="41"/>
      <w:r>
        <w:rPr>
          <w:rStyle w:val="CommentReference"/>
        </w:rPr>
        <w:commentReference w:id="41"/>
      </w:r>
      <w:r w:rsidRPr="00557738">
        <w:t xml:space="preserve"> euros in instalments.  The payments were made to </w:t>
      </w:r>
      <w:r>
        <w:t xml:space="preserve">Mr Takieddine’s </w:t>
      </w:r>
      <w:commentRangeStart w:id="42"/>
      <w:r w:rsidRPr="00557738">
        <w:t>secret</w:t>
      </w:r>
      <w:commentRangeEnd w:id="42"/>
      <w:r>
        <w:rPr>
          <w:rStyle w:val="CommentReference"/>
        </w:rPr>
        <w:commentReference w:id="42"/>
      </w:r>
      <w:r w:rsidRPr="00557738">
        <w:t xml:space="preserve"> bank account</w:t>
      </w:r>
      <w:r>
        <w:t>s</w:t>
      </w:r>
      <w:r w:rsidRPr="00557738">
        <w:t xml:space="preserve"> in Lebanon, not declared to the French tax authorities.</w:t>
      </w:r>
    </w:p>
    <w:p w14:paraId="7FEA07A4" w14:textId="77777777" w:rsidR="001C3CED" w:rsidRDefault="001C3CED" w:rsidP="0031236E">
      <w:pPr>
        <w:pStyle w:val="Heading4"/>
      </w:pPr>
      <w:r>
        <w:lastRenderedPageBreak/>
        <w:t>The Credit Report confirmed that Barclays was aware of the transaction and had reviewed the intelligence equipment contracts, which were the principal factor relied upon by the Bank in its assessment of Mr Takieddine’s income and of its explanation as to how the interest repayments would be met.</w:t>
      </w:r>
    </w:p>
    <w:p w14:paraId="503419E9" w14:textId="77777777" w:rsidR="001C3CED" w:rsidRPr="00327647" w:rsidRDefault="001C3CED" w:rsidP="0031236E">
      <w:pPr>
        <w:pStyle w:val="Heading4"/>
      </w:pPr>
      <w:r w:rsidRPr="00327647">
        <w:t xml:space="preserve">By advancing funds to Mr Takieddine in the expectation that these would be repaid via the </w:t>
      </w:r>
      <w:proofErr w:type="spellStart"/>
      <w:r w:rsidRPr="00327647">
        <w:t>Amesys</w:t>
      </w:r>
      <w:proofErr w:type="spellEnd"/>
      <w:r w:rsidRPr="00327647">
        <w:t xml:space="preserve"> contract, Barclays effectively financed Mr Takieddine’s 10% share of a contract to supply equipment associated with </w:t>
      </w:r>
      <w:commentRangeStart w:id="43"/>
      <w:r w:rsidRPr="00327647">
        <w:t>torture</w:t>
      </w:r>
      <w:commentRangeEnd w:id="43"/>
      <w:r w:rsidRPr="00327647">
        <w:rPr>
          <w:rStyle w:val="CommentReference"/>
          <w:rFonts w:asciiTheme="minorHAnsi" w:eastAsiaTheme="minorEastAsia" w:hAnsiTheme="minorHAnsi"/>
          <w:iCs w:val="0"/>
          <w:color w:val="808080" w:themeColor="background1" w:themeShade="80"/>
        </w:rPr>
        <w:commentReference w:id="43"/>
      </w:r>
      <w:r w:rsidRPr="00327647">
        <w:t xml:space="preserve"> to a convicted </w:t>
      </w:r>
      <w:commentRangeStart w:id="44"/>
      <w:commentRangeStart w:id="45"/>
      <w:r w:rsidRPr="00327647">
        <w:t>terrorist</w:t>
      </w:r>
      <w:commentRangeEnd w:id="44"/>
      <w:r>
        <w:rPr>
          <w:rStyle w:val="CommentReference"/>
          <w:rFonts w:asciiTheme="minorHAnsi" w:eastAsiaTheme="minorEastAsia" w:hAnsiTheme="minorHAnsi"/>
          <w:iCs w:val="0"/>
        </w:rPr>
        <w:commentReference w:id="44"/>
      </w:r>
      <w:commentRangeEnd w:id="45"/>
      <w:r w:rsidR="0012351D">
        <w:rPr>
          <w:rStyle w:val="CommentReference"/>
          <w:rFonts w:asciiTheme="minorHAnsi" w:eastAsiaTheme="minorEastAsia" w:hAnsiTheme="minorHAnsi"/>
          <w:iCs w:val="0"/>
        </w:rPr>
        <w:commentReference w:id="45"/>
      </w:r>
      <w:r w:rsidRPr="00327647">
        <w:t xml:space="preserve"> and agreed to </w:t>
      </w:r>
      <w:commentRangeStart w:id="46"/>
      <w:r w:rsidRPr="00327647">
        <w:t>launder</w:t>
      </w:r>
      <w:commentRangeEnd w:id="46"/>
      <w:r w:rsidR="0012351D">
        <w:rPr>
          <w:rStyle w:val="CommentReference"/>
          <w:rFonts w:asciiTheme="minorHAnsi" w:eastAsiaTheme="minorEastAsia" w:hAnsiTheme="minorHAnsi"/>
          <w:iCs w:val="0"/>
        </w:rPr>
        <w:commentReference w:id="46"/>
      </w:r>
      <w:r w:rsidRPr="00327647">
        <w:t xml:space="preserve"> Mr Takieddine’s proceeds from the transaction and to assist him to evade French taxes.</w:t>
      </w:r>
      <w:r>
        <w:t xml:space="preserve"> </w:t>
      </w:r>
    </w:p>
    <w:p w14:paraId="79D2D8E2" w14:textId="77777777" w:rsidR="001C3CED" w:rsidRPr="00993557" w:rsidRDefault="001C3CED" w:rsidP="0031236E">
      <w:pPr>
        <w:pStyle w:val="Heading3"/>
      </w:pPr>
      <w:r w:rsidRPr="00993557">
        <w:t xml:space="preserve">Abdullah </w:t>
      </w:r>
      <w:commentRangeStart w:id="47"/>
      <w:r w:rsidRPr="00993557">
        <w:t>Senussi</w:t>
      </w:r>
      <w:commentRangeEnd w:id="47"/>
      <w:r>
        <w:rPr>
          <w:rStyle w:val="CommentReference"/>
        </w:rPr>
        <w:commentReference w:id="47"/>
      </w:r>
    </w:p>
    <w:p w14:paraId="28D73CC1" w14:textId="77777777" w:rsidR="001C3CED" w:rsidRPr="00BA0B5D" w:rsidRDefault="001C3CED" w:rsidP="0031236E">
      <w:pPr>
        <w:pStyle w:val="Heading4"/>
      </w:pPr>
      <w:r w:rsidRPr="00BA0B5D">
        <w:t xml:space="preserve">The Bank’s Credit Report makes it clear that Barclays saw </w:t>
      </w:r>
      <w:r w:rsidRPr="00BA0B5D">
        <w:rPr>
          <w:i/>
        </w:rPr>
        <w:t>“significant business development opportunities”</w:t>
      </w:r>
      <w:r w:rsidRPr="00BA0B5D">
        <w:t xml:space="preserve"> </w:t>
      </w:r>
      <w:r>
        <w:t xml:space="preserve">with the </w:t>
      </w:r>
      <w:r w:rsidRPr="00BA0B5D">
        <w:t>Libya</w:t>
      </w:r>
      <w:r>
        <w:t xml:space="preserve">n regime of Colonel Muammar Gaddafi, due to </w:t>
      </w:r>
      <w:r w:rsidRPr="00BA0B5D">
        <w:t xml:space="preserve">Mr Takieddine’s connections in that country, described in the Credit Report as </w:t>
      </w:r>
      <w:r w:rsidRPr="00BA0B5D">
        <w:rPr>
          <w:i/>
        </w:rPr>
        <w:t>“</w:t>
      </w:r>
      <w:r w:rsidRPr="00AB7EC5">
        <w:rPr>
          <w:i/>
        </w:rPr>
        <w:t>clearly of the highest order</w:t>
      </w:r>
      <w:r w:rsidRPr="00BA0B5D">
        <w:rPr>
          <w:i/>
        </w:rPr>
        <w:t>”</w:t>
      </w:r>
      <w:r w:rsidRPr="00AB7EC5">
        <w:rPr>
          <w:i/>
        </w:rPr>
        <w:t>.</w:t>
      </w:r>
      <w:r w:rsidRPr="00BA0B5D">
        <w:t xml:space="preserve"> </w:t>
      </w:r>
      <w:r>
        <w:t xml:space="preserve">The Credit report also stated: </w:t>
      </w:r>
      <w:r w:rsidRPr="006510A2">
        <w:rPr>
          <w:i/>
        </w:rPr>
        <w:t>“His [Takieddine’s] contacts and influence in Libya are significant, and we are actively pursuing business in that country.”</w:t>
      </w:r>
    </w:p>
    <w:p w14:paraId="64428C42" w14:textId="77777777" w:rsidR="001C3CED" w:rsidRDefault="001C3CED" w:rsidP="0031236E">
      <w:pPr>
        <w:pStyle w:val="Heading4"/>
      </w:pPr>
      <w:r w:rsidRPr="00D318F4">
        <w:t xml:space="preserve">Ziad Takieddine’s </w:t>
      </w:r>
      <w:commentRangeStart w:id="48"/>
      <w:r w:rsidRPr="00D318F4">
        <w:t>principal</w:t>
      </w:r>
      <w:commentRangeEnd w:id="48"/>
      <w:r>
        <w:rPr>
          <w:rStyle w:val="CommentReference"/>
        </w:rPr>
        <w:commentReference w:id="48"/>
      </w:r>
      <w:r w:rsidRPr="00D318F4">
        <w:t xml:space="preserve"> contact in Libya was Abdullah Senussi, Gaddafi’s right-hand man, brother-in-law and intelligence chief.  The surveillance equipment was for </w:t>
      </w:r>
      <w:commentRangeStart w:id="49"/>
      <w:r w:rsidRPr="00D318F4">
        <w:t>Senussi’s</w:t>
      </w:r>
      <w:commentRangeEnd w:id="49"/>
      <w:r>
        <w:rPr>
          <w:rStyle w:val="CommentReference"/>
        </w:rPr>
        <w:commentReference w:id="49"/>
      </w:r>
      <w:r w:rsidRPr="00D318F4">
        <w:t xml:space="preserve"> secret police</w:t>
      </w:r>
      <w:r>
        <w:t xml:space="preserve">; it was Senussi who gave Takieddine </w:t>
      </w:r>
      <w:commentRangeStart w:id="50"/>
      <w:r>
        <w:t>millions</w:t>
      </w:r>
      <w:commentRangeEnd w:id="50"/>
      <w:r>
        <w:rPr>
          <w:rStyle w:val="CommentReference"/>
          <w:rFonts w:asciiTheme="minorHAnsi" w:eastAsiaTheme="minorEastAsia" w:hAnsiTheme="minorHAnsi"/>
          <w:iCs w:val="0"/>
        </w:rPr>
        <w:commentReference w:id="50"/>
      </w:r>
      <w:r>
        <w:t xml:space="preserve"> of euros in cash to take to Sarkozy in 2006 to finance his forthcoming election campaign.  </w:t>
      </w:r>
    </w:p>
    <w:p w14:paraId="680B9924" w14:textId="77777777" w:rsidR="001C3CED" w:rsidRPr="00A8324D" w:rsidRDefault="001C3CED" w:rsidP="0031236E">
      <w:pPr>
        <w:pStyle w:val="Heading4"/>
      </w:pPr>
      <w:r w:rsidRPr="00A8324D">
        <w:t xml:space="preserve">Mr </w:t>
      </w:r>
      <w:r w:rsidRPr="00F25321">
        <w:t>Senussi</w:t>
      </w:r>
      <w:r w:rsidRPr="00A8324D">
        <w:t xml:space="preserve"> is a notorious figure, nicknamed "the butcher" because of his reputation for brutal behaviour.  He is a convicted terrorist, who in 1999 was </w:t>
      </w:r>
      <w:commentRangeStart w:id="51"/>
      <w:r w:rsidRPr="00A8324D">
        <w:t>sentenced</w:t>
      </w:r>
      <w:commentRangeEnd w:id="51"/>
      <w:r>
        <w:rPr>
          <w:rStyle w:val="CommentReference"/>
          <w:rFonts w:asciiTheme="minorHAnsi" w:eastAsiaTheme="minorEastAsia" w:hAnsiTheme="minorHAnsi"/>
          <w:iCs w:val="0"/>
        </w:rPr>
        <w:commentReference w:id="51"/>
      </w:r>
      <w:r w:rsidRPr="00A8324D">
        <w:t xml:space="preserve"> </w:t>
      </w:r>
      <w:r w:rsidRPr="003919F2">
        <w:rPr>
          <w:i/>
        </w:rPr>
        <w:t>in absentia</w:t>
      </w:r>
      <w:r w:rsidRPr="00A8324D">
        <w:t xml:space="preserve"> to life imprisonment for his part in the 1989 bombing of a French UTA airline DC10 passenger plane over Niger, in which 170 people lost their lives.  </w:t>
      </w:r>
      <w:r>
        <w:t>S</w:t>
      </w:r>
      <w:r w:rsidRPr="00A8324D">
        <w:t xml:space="preserve">enussi is also wanted for questioning by Scottish police for in connection with the 1988 Lockerbie bombing, in which 270 people were killed.  </w:t>
      </w:r>
    </w:p>
    <w:p w14:paraId="1FFED9C4" w14:textId="77777777" w:rsidR="001C3CED" w:rsidRPr="00711214" w:rsidRDefault="001C3CED" w:rsidP="0031236E">
      <w:pPr>
        <w:pStyle w:val="Heading4"/>
      </w:pPr>
      <w:r w:rsidRPr="00711214">
        <w:t xml:space="preserve">Senussi is believed to have been responsible for the 1996 </w:t>
      </w:r>
      <w:commentRangeStart w:id="52"/>
      <w:r w:rsidRPr="00711214">
        <w:t>massacre</w:t>
      </w:r>
      <w:commentRangeEnd w:id="52"/>
      <w:r>
        <w:rPr>
          <w:rStyle w:val="CommentReference"/>
          <w:rFonts w:asciiTheme="minorHAnsi" w:eastAsiaTheme="minorEastAsia" w:hAnsiTheme="minorHAnsi"/>
          <w:iCs w:val="0"/>
        </w:rPr>
        <w:commentReference w:id="52"/>
      </w:r>
      <w:r w:rsidRPr="00711214">
        <w:t xml:space="preserve"> of 1,269 inmates at the Abu Salim prison.  He is alleged to have given the order to guards standing on grated ceilings above the inmates to fire down on them, after riots broke out over demands for better food and sanitary conditions.  Senussi is also implicated of the killings of 13 anti-Gaddafi demonstrators in Benghazi on 17 February 2006 and the bloody repression of insurgents during the 2011 Libyan civil war.  </w:t>
      </w:r>
    </w:p>
    <w:p w14:paraId="0EF4E5F5" w14:textId="77777777" w:rsidR="001C3CED" w:rsidRPr="00711214" w:rsidRDefault="001C3CED" w:rsidP="0031236E">
      <w:pPr>
        <w:pStyle w:val="Heading4"/>
      </w:pPr>
      <w:r w:rsidRPr="00711214">
        <w:lastRenderedPageBreak/>
        <w:t xml:space="preserve">On 16 May 2011, the International Criminal Court issued an arrest warrant for Senussi, charging him as </w:t>
      </w:r>
      <w:r w:rsidRPr="00CE685E">
        <w:t xml:space="preserve">“criminally responsible as an indirect perpetrator for murder and persecution committed as crimes against </w:t>
      </w:r>
      <w:commentRangeStart w:id="53"/>
      <w:r w:rsidRPr="00CE685E">
        <w:t>humanity</w:t>
      </w:r>
      <w:commentRangeEnd w:id="53"/>
      <w:r w:rsidRPr="00CE685E">
        <w:rPr>
          <w:rStyle w:val="CommentReference"/>
          <w:i/>
        </w:rPr>
        <w:commentReference w:id="53"/>
      </w:r>
      <w:r w:rsidRPr="00CE685E">
        <w:t xml:space="preserve"> between 15 February 2011 and at least 20 February 2011 in Libya”</w:t>
      </w:r>
      <w:r w:rsidRPr="00711214">
        <w:t xml:space="preserve">.  The victims were targeted through </w:t>
      </w:r>
      <w:r>
        <w:t xml:space="preserve">the </w:t>
      </w:r>
      <w:r w:rsidRPr="00711214">
        <w:t xml:space="preserve">surveillance technology supplied to Abdullah Senussi </w:t>
      </w:r>
      <w:r>
        <w:t xml:space="preserve">by </w:t>
      </w:r>
      <w:proofErr w:type="spellStart"/>
      <w:r>
        <w:t>Amesys</w:t>
      </w:r>
      <w:proofErr w:type="spellEnd"/>
      <w:r>
        <w:t xml:space="preserve"> </w:t>
      </w:r>
      <w:r w:rsidRPr="00711214">
        <w:t>via a contract which was arranged by Ziad Takieddine and partly financed by Barclays.</w:t>
      </w:r>
    </w:p>
    <w:p w14:paraId="6426B2DB" w14:textId="77777777" w:rsidR="001C3CED" w:rsidRPr="00BA0B5D" w:rsidRDefault="001C3CED" w:rsidP="0031236E">
      <w:pPr>
        <w:pStyle w:val="Heading4"/>
      </w:pPr>
      <w:r w:rsidRPr="00BA0B5D">
        <w:t>On 28 July 2015, a Libyan court in Tripoli convicted Senussi and sentenced him to death by firing squad.  It is understood that Mr Senussi is currently held in detention in Mauritania.</w:t>
      </w:r>
    </w:p>
    <w:p w14:paraId="3BA86702" w14:textId="77777777" w:rsidR="001C3CED" w:rsidRPr="00BA0B5D" w:rsidRDefault="001C3CED" w:rsidP="0031236E">
      <w:pPr>
        <w:pStyle w:val="Heading4"/>
      </w:pPr>
      <w:r>
        <w:t xml:space="preserve">The Credit Report confirmed that </w:t>
      </w:r>
      <w:r w:rsidRPr="00BA0B5D">
        <w:t xml:space="preserve">Barclays </w:t>
      </w:r>
      <w:r>
        <w:t xml:space="preserve">had </w:t>
      </w:r>
      <w:r w:rsidRPr="00BA0B5D">
        <w:t>reviewed the contract to supply the surveillance technology, so the Bank w</w:t>
      </w:r>
      <w:r>
        <w:t>ill</w:t>
      </w:r>
      <w:r w:rsidRPr="00BA0B5D">
        <w:t xml:space="preserve"> have known that the equipment was for use by </w:t>
      </w:r>
      <w:r>
        <w:t xml:space="preserve">the Libyan </w:t>
      </w:r>
      <w:r w:rsidRPr="00BA0B5D">
        <w:t xml:space="preserve">intelligence </w:t>
      </w:r>
      <w:commentRangeStart w:id="54"/>
      <w:r w:rsidRPr="00BA0B5D">
        <w:t>service</w:t>
      </w:r>
      <w:commentRangeEnd w:id="54"/>
      <w:r w:rsidR="00311026">
        <w:rPr>
          <w:rStyle w:val="CommentReference"/>
          <w:rFonts w:asciiTheme="minorHAnsi" w:eastAsiaTheme="minorEastAsia" w:hAnsiTheme="minorHAnsi"/>
          <w:iCs w:val="0"/>
        </w:rPr>
        <w:commentReference w:id="54"/>
      </w:r>
      <w:r>
        <w:t>, headed by</w:t>
      </w:r>
      <w:r w:rsidRPr="00BA0B5D">
        <w:t xml:space="preserve"> Mr </w:t>
      </w:r>
      <w:commentRangeStart w:id="55"/>
      <w:r w:rsidRPr="00BA0B5D">
        <w:t>Senussi</w:t>
      </w:r>
      <w:commentRangeEnd w:id="55"/>
      <w:r w:rsidRPr="00BA0B5D">
        <w:rPr>
          <w:rStyle w:val="CommentReference"/>
        </w:rPr>
        <w:commentReference w:id="55"/>
      </w:r>
      <w:r>
        <w:t>, a convicted terrorist,</w:t>
      </w:r>
      <w:r w:rsidRPr="00BA0B5D">
        <w:t xml:space="preserve"> and that the payments to Mr Takieddine were to be made to his secret accounts in Lebanon.</w:t>
      </w:r>
    </w:p>
    <w:p w14:paraId="46847D56" w14:textId="77777777" w:rsidR="001C3CED" w:rsidRPr="00BA0B5D" w:rsidRDefault="001C3CED" w:rsidP="0031236E">
      <w:pPr>
        <w:pStyle w:val="Heading3"/>
      </w:pPr>
      <w:r w:rsidRPr="00BA0B5D">
        <w:t xml:space="preserve">Marc </w:t>
      </w:r>
      <w:proofErr w:type="spellStart"/>
      <w:r w:rsidRPr="00BA0B5D">
        <w:t>Bonnant</w:t>
      </w:r>
      <w:proofErr w:type="spellEnd"/>
    </w:p>
    <w:p w14:paraId="63C91C44" w14:textId="77777777" w:rsidR="001C3CED" w:rsidRDefault="001C3CED" w:rsidP="0031236E">
      <w:pPr>
        <w:pStyle w:val="Heading4"/>
      </w:pPr>
      <w:r>
        <w:t xml:space="preserve">Marc BONNANT is a Geneva lawyer of </w:t>
      </w:r>
      <w:commentRangeStart w:id="56"/>
      <w:r>
        <w:t>dubious</w:t>
      </w:r>
      <w:commentRangeEnd w:id="56"/>
      <w:r w:rsidR="00E75E85">
        <w:rPr>
          <w:rStyle w:val="CommentReference"/>
          <w:rFonts w:asciiTheme="minorHAnsi" w:eastAsiaTheme="minorEastAsia" w:hAnsiTheme="minorHAnsi"/>
          <w:iCs w:val="0"/>
        </w:rPr>
        <w:commentReference w:id="56"/>
      </w:r>
      <w:r>
        <w:t xml:space="preserve"> reputation who has played a significant role in the support of Mr Takieddine’s efforts to defraud our client.  </w:t>
      </w:r>
      <w:proofErr w:type="spellStart"/>
      <w:r>
        <w:t>Bonnant</w:t>
      </w:r>
      <w:proofErr w:type="spellEnd"/>
      <w:r>
        <w:t xml:space="preserve"> is reported to be the </w:t>
      </w:r>
      <w:r w:rsidRPr="00BA0B5D">
        <w:t xml:space="preserve">director of at least </w:t>
      </w:r>
      <w:commentRangeStart w:id="57"/>
      <w:r w:rsidRPr="00BA0B5D">
        <w:t>176</w:t>
      </w:r>
      <w:commentRangeEnd w:id="57"/>
      <w:r>
        <w:rPr>
          <w:rStyle w:val="CommentReference"/>
          <w:rFonts w:asciiTheme="minorHAnsi" w:eastAsiaTheme="minorEastAsia" w:hAnsiTheme="minorHAnsi"/>
          <w:iCs w:val="0"/>
        </w:rPr>
        <w:commentReference w:id="57"/>
      </w:r>
      <w:r w:rsidRPr="00BA0B5D">
        <w:t xml:space="preserve"> companies based in Panama</w:t>
      </w:r>
      <w:r>
        <w:t xml:space="preserve">.  </w:t>
      </w:r>
      <w:proofErr w:type="spellStart"/>
      <w:r w:rsidRPr="00BA0B5D">
        <w:t>Mossack</w:t>
      </w:r>
      <w:proofErr w:type="spellEnd"/>
      <w:r w:rsidRPr="00BA0B5D">
        <w:t xml:space="preserve"> Fonseca</w:t>
      </w:r>
      <w:r>
        <w:t xml:space="preserve">, the firm at the centre of the Panama papers scandal, ceased </w:t>
      </w:r>
      <w:commentRangeStart w:id="58"/>
      <w:r>
        <w:t>dealing</w:t>
      </w:r>
      <w:commentRangeEnd w:id="58"/>
      <w:r>
        <w:rPr>
          <w:rStyle w:val="CommentReference"/>
          <w:rFonts w:asciiTheme="minorHAnsi" w:eastAsiaTheme="minorEastAsia" w:hAnsiTheme="minorHAnsi"/>
          <w:iCs w:val="0"/>
        </w:rPr>
        <w:commentReference w:id="58"/>
      </w:r>
      <w:r>
        <w:t xml:space="preserve"> with Marc </w:t>
      </w:r>
      <w:proofErr w:type="spellStart"/>
      <w:r>
        <w:t>Bonnant</w:t>
      </w:r>
      <w:proofErr w:type="spellEnd"/>
      <w:r>
        <w:t xml:space="preserve"> in 2011</w:t>
      </w:r>
      <w:r w:rsidRPr="00BA0B5D">
        <w:t>, for fear of become involved in a huge corruption case.</w:t>
      </w:r>
    </w:p>
    <w:p w14:paraId="354E363E" w14:textId="77777777" w:rsidR="001C3CED" w:rsidRDefault="001C3CED" w:rsidP="0031236E">
      <w:pPr>
        <w:pStyle w:val="Heading4"/>
      </w:pPr>
      <w:r>
        <w:t xml:space="preserve">Mr BONNANT was the director at all material times of </w:t>
      </w:r>
      <w:r w:rsidRPr="00BA0B5D">
        <w:t>W</w:t>
      </w:r>
      <w:r>
        <w:t>arwick Estates Limited, the BVI-registered screen company that was the nominal owner of the London Property.  Mr BONNANT represents or has represented numerous of the screen companies established with Mr Takieddine to disguise Mr Takieddine’s true ownership of valuable assets, including ALVESTON INTERNATIONAL, the company at the head of the networks of screen companies owning the Paris Property and the London Property.</w:t>
      </w:r>
    </w:p>
    <w:p w14:paraId="1483C4B0" w14:textId="77777777" w:rsidR="001C3CED" w:rsidRDefault="001C3CED" w:rsidP="0031236E">
      <w:pPr>
        <w:pStyle w:val="Heading4"/>
      </w:pPr>
      <w:r w:rsidRPr="00BA0B5D">
        <w:t>Anthony VALGIMILGLI</w:t>
      </w:r>
      <w:r>
        <w:t xml:space="preserve">, the Director of Barclays Wealth responsible for the Loans, visited Mr BONNANT in Geneva on 6 January 2009 to discuss the Loans to Mr Takieddine.  On 2 February 2009, Mr </w:t>
      </w:r>
      <w:proofErr w:type="spellStart"/>
      <w:r>
        <w:t>Bonnant</w:t>
      </w:r>
      <w:proofErr w:type="spellEnd"/>
      <w:r>
        <w:t xml:space="preserve"> signed the mortgage documents on behalf of the screen company </w:t>
      </w:r>
      <w:r w:rsidRPr="00BA0B5D">
        <w:t>W</w:t>
      </w:r>
      <w:r>
        <w:t>arwick Estates Limited, whereby Barclays advanced £6,000,000 to Mr Takieddine via the English Loan transaction which was designed to injure and which did severely injure our client.</w:t>
      </w:r>
    </w:p>
    <w:p w14:paraId="1E1D5773" w14:textId="77777777" w:rsidR="001C3CED" w:rsidRDefault="001C3CED" w:rsidP="0031236E">
      <w:pPr>
        <w:pStyle w:val="Heading4"/>
      </w:pPr>
      <w:r>
        <w:lastRenderedPageBreak/>
        <w:t xml:space="preserve">Marc BONNANT’s involvement in criminal attacks against our client did not end with the signature of the English Loan.  On 25 October 2010, </w:t>
      </w:r>
      <w:proofErr w:type="spellStart"/>
      <w:r>
        <w:t>Bonnant</w:t>
      </w:r>
      <w:proofErr w:type="spellEnd"/>
      <w:r>
        <w:t xml:space="preserve"> issued a claim for possession of the London Property at West London County Court, seeking to have our client evicted as a trespasser.  Mr </w:t>
      </w:r>
      <w:proofErr w:type="spellStart"/>
      <w:r>
        <w:t>Bonnant</w:t>
      </w:r>
      <w:proofErr w:type="spellEnd"/>
      <w:r>
        <w:t xml:space="preserve"> claimed to represent the new owner of the London Property.  The claim was founded on documents purporting to evidence the sale by Mr Takieddine of ALVESTON, the Panama screen company which was the ultimate owner of both the London Property and the Paris Property, to a new owner, Joseph TAKLA.  </w:t>
      </w:r>
    </w:p>
    <w:p w14:paraId="66B0A380" w14:textId="77777777" w:rsidR="001C3CED" w:rsidRDefault="001C3CED" w:rsidP="0031236E">
      <w:pPr>
        <w:pStyle w:val="Heading4"/>
      </w:pPr>
      <w:r>
        <w:t>The documents relied upon in Court by Mr BONNANT have been exposed as forgeries, whereby Mr Takieddine is currently the subject of an arrest warrant, not backed for bail, issued by Westminster Magistrates Court to face charges of conspiracy to pervert the course of justice.  Mr BONNANT and Mr TAKLA are named as conspirators in the Particulars of Offence filed at Westminster Magistrates Court.</w:t>
      </w:r>
    </w:p>
    <w:p w14:paraId="217D65B4" w14:textId="77777777" w:rsidR="001C3CED" w:rsidRPr="00F65B51" w:rsidRDefault="001C3CED" w:rsidP="0031236E">
      <w:pPr>
        <w:pStyle w:val="Heading4"/>
      </w:pPr>
      <w:r>
        <w:t xml:space="preserve">It is not known what was BARCLAYS’s </w:t>
      </w:r>
      <w:commentRangeStart w:id="59"/>
      <w:r>
        <w:t>knowledge</w:t>
      </w:r>
      <w:commentRangeEnd w:id="59"/>
      <w:r>
        <w:rPr>
          <w:rStyle w:val="CommentReference"/>
          <w:rFonts w:asciiTheme="minorHAnsi" w:eastAsiaTheme="minorEastAsia" w:hAnsiTheme="minorHAnsi"/>
          <w:iCs w:val="0"/>
        </w:rPr>
        <w:commentReference w:id="59"/>
      </w:r>
      <w:r>
        <w:t xml:space="preserve"> of, or involvement in, the fraudulent 2010 possession proceedings designed to injure our client.</w:t>
      </w:r>
    </w:p>
    <w:p w14:paraId="62B37C10" w14:textId="77777777" w:rsidR="001C3CED" w:rsidRPr="00BA0B5D" w:rsidRDefault="001C3CED" w:rsidP="0031236E">
      <w:pPr>
        <w:pStyle w:val="Heading3"/>
      </w:pPr>
      <w:r w:rsidRPr="00BA0B5D">
        <w:t>Alain France</w:t>
      </w:r>
    </w:p>
    <w:p w14:paraId="1AAB4B34" w14:textId="77777777" w:rsidR="001C3CED" w:rsidRDefault="001C3CED" w:rsidP="0031236E">
      <w:pPr>
        <w:pStyle w:val="Heading4"/>
      </w:pPr>
      <w:r w:rsidRPr="00BA0B5D">
        <w:t xml:space="preserve">Alain France was one of Mr Takieddine’s domestic servants, whose name appeared on official records as the </w:t>
      </w:r>
      <w:proofErr w:type="spellStart"/>
      <w:r w:rsidRPr="00BA0B5D">
        <w:rPr>
          <w:i/>
        </w:rPr>
        <w:t>gérant</w:t>
      </w:r>
      <w:proofErr w:type="spellEnd"/>
      <w:r w:rsidRPr="00BA0B5D">
        <w:t xml:space="preserve"> (manager) of SCI Lamartine, one of the screen companies used by Mr Takieddine to hide his wealth from the French tax authorities.  SCI Lamartine is the nominal owner of 40 Avenue Georges Mandel, the couple’s matrimonial home in Paris (the </w:t>
      </w:r>
      <w:r>
        <w:t>“</w:t>
      </w:r>
      <w:r w:rsidRPr="000C10F0">
        <w:rPr>
          <w:b/>
        </w:rPr>
        <w:t xml:space="preserve">Paris </w:t>
      </w:r>
      <w:commentRangeStart w:id="60"/>
      <w:r w:rsidRPr="000C10F0">
        <w:rPr>
          <w:b/>
        </w:rPr>
        <w:t>Property</w:t>
      </w:r>
      <w:commentRangeEnd w:id="60"/>
      <w:r w:rsidRPr="00BA0B5D">
        <w:rPr>
          <w:rStyle w:val="CommentReference"/>
        </w:rPr>
        <w:commentReference w:id="60"/>
      </w:r>
      <w:r>
        <w:t>”</w:t>
      </w:r>
      <w:r w:rsidRPr="00BA0B5D">
        <w:t>).</w:t>
      </w:r>
    </w:p>
    <w:p w14:paraId="3870D81E" w14:textId="77777777" w:rsidR="001C3CED" w:rsidRDefault="001C3CED" w:rsidP="0031236E">
      <w:pPr>
        <w:pStyle w:val="Heading4"/>
      </w:pPr>
      <w:r>
        <w:t xml:space="preserve">Alain France had been involved in Mr Takieddine’s schemes to </w:t>
      </w:r>
      <w:commentRangeStart w:id="61"/>
      <w:r>
        <w:t>defraud</w:t>
      </w:r>
      <w:commentRangeEnd w:id="61"/>
      <w:r w:rsidR="00E75E85">
        <w:rPr>
          <w:rStyle w:val="CommentReference"/>
          <w:rFonts w:asciiTheme="minorHAnsi" w:eastAsiaTheme="minorEastAsia" w:hAnsiTheme="minorHAnsi"/>
          <w:iCs w:val="0"/>
        </w:rPr>
        <w:commentReference w:id="61"/>
      </w:r>
      <w:r>
        <w:t xml:space="preserve"> our client since September 2006, whereby he signed forged documents including a fake “rental contract” which was presented to the French Court in the divorce proceedings to pretend that Mr Takieddine was merely a tenant of the Paris Property, rather than its owner.  The French Court was further told that the “rental contract” had been terminated and that Mr Takieddine was obliged to leave the Paris Property by the end of January 2007.  Mr France confessed in </w:t>
      </w:r>
      <w:commentRangeStart w:id="62"/>
      <w:r>
        <w:t>testimony</w:t>
      </w:r>
      <w:commentRangeEnd w:id="62"/>
      <w:r>
        <w:rPr>
          <w:rStyle w:val="CommentReference"/>
          <w:rFonts w:asciiTheme="minorHAnsi" w:eastAsiaTheme="minorEastAsia" w:hAnsiTheme="minorHAnsi"/>
          <w:iCs w:val="0"/>
        </w:rPr>
        <w:commentReference w:id="62"/>
      </w:r>
      <w:r>
        <w:t xml:space="preserve"> to the French police that he knew about the divorce proceedings and that Mr Takieddine was the true owner of the Paris Property.</w:t>
      </w:r>
    </w:p>
    <w:p w14:paraId="5C1FC2A6" w14:textId="77777777" w:rsidR="001C3CED" w:rsidRPr="00030DD8" w:rsidRDefault="001C3CED" w:rsidP="0031236E">
      <w:pPr>
        <w:pStyle w:val="Heading4"/>
      </w:pPr>
      <w:r w:rsidRPr="001C3CED">
        <w:rPr>
          <w:lang w:val="fr-FR"/>
        </w:rPr>
        <w:t xml:space="preserve">Mr France </w:t>
      </w:r>
      <w:proofErr w:type="spellStart"/>
      <w:r w:rsidRPr="001C3CED">
        <w:rPr>
          <w:lang w:val="fr-FR"/>
        </w:rPr>
        <w:t>told</w:t>
      </w:r>
      <w:proofErr w:type="spellEnd"/>
      <w:r w:rsidRPr="001C3CED">
        <w:rPr>
          <w:lang w:val="fr-FR"/>
        </w:rPr>
        <w:t xml:space="preserve"> the French police: </w:t>
      </w:r>
      <w:r w:rsidRPr="001C3CED">
        <w:rPr>
          <w:i/>
          <w:lang w:val="fr-FR"/>
        </w:rPr>
        <w:t>“Pour me convaincre, il m'a offert son MERCEDES ML 320 en véhicule de fonction. Il me l'a donné et j'ai pris la carte grise.”</w:t>
      </w:r>
      <w:r w:rsidRPr="001C3CED">
        <w:rPr>
          <w:lang w:val="fr-FR"/>
        </w:rPr>
        <w:t xml:space="preserve"> </w:t>
      </w:r>
      <w:r>
        <w:t xml:space="preserve">(“To convince me, he [Mr Takieddine] offered me his MERCEDES ML 320 as a vehicle for my job.  He gave it to me and I took the </w:t>
      </w:r>
      <w:r w:rsidRPr="002315D7">
        <w:t>« carte grise »</w:t>
      </w:r>
      <w:r>
        <w:t xml:space="preserve"> [car ownership documents]”).</w:t>
      </w:r>
    </w:p>
    <w:p w14:paraId="497B4CA5" w14:textId="77777777" w:rsidR="001C3CED" w:rsidRDefault="001C3CED" w:rsidP="0031236E">
      <w:pPr>
        <w:pStyle w:val="Heading4"/>
        <w:rPr>
          <w:rFonts w:cs="Calibri"/>
        </w:rPr>
      </w:pPr>
      <w:r>
        <w:lastRenderedPageBreak/>
        <w:t xml:space="preserve">With respect to the French Loan, </w:t>
      </w:r>
      <w:r w:rsidRPr="00BA0B5D">
        <w:t xml:space="preserve">Alain </w:t>
      </w:r>
      <w:r w:rsidRPr="0044487E">
        <w:t>France</w:t>
      </w:r>
      <w:r>
        <w:t xml:space="preserve"> </w:t>
      </w:r>
      <w:commentRangeStart w:id="63"/>
      <w:r w:rsidRPr="00BA0B5D">
        <w:t>confessed</w:t>
      </w:r>
      <w:commentRangeEnd w:id="63"/>
      <w:r w:rsidRPr="00BA0B5D">
        <w:rPr>
          <w:rStyle w:val="CommentReference"/>
        </w:rPr>
        <w:commentReference w:id="63"/>
      </w:r>
      <w:r w:rsidRPr="00BA0B5D">
        <w:t xml:space="preserve"> to French Police that he</w:t>
      </w:r>
      <w:r w:rsidRPr="0044487E">
        <w:rPr>
          <w:highlight w:val="white"/>
        </w:rPr>
        <w:t xml:space="preserve"> </w:t>
      </w:r>
      <w:r w:rsidRPr="0044487E">
        <w:rPr>
          <w:i/>
          <w:highlight w:val="white"/>
        </w:rPr>
        <w:t xml:space="preserve">“signed the loan application in the presence of Mr. Takieddine and the </w:t>
      </w:r>
      <w:r>
        <w:rPr>
          <w:i/>
          <w:highlight w:val="white"/>
        </w:rPr>
        <w:t>D</w:t>
      </w:r>
      <w:r w:rsidRPr="0044487E">
        <w:rPr>
          <w:i/>
          <w:highlight w:val="white"/>
        </w:rPr>
        <w:t>irector of Barclays”</w:t>
      </w:r>
      <w:r w:rsidRPr="0044487E">
        <w:rPr>
          <w:highlight w:val="white"/>
        </w:rPr>
        <w:t>.</w:t>
      </w:r>
      <w:r>
        <w:t xml:space="preserve">  </w:t>
      </w:r>
      <w:r w:rsidRPr="0044487E">
        <w:rPr>
          <w:rFonts w:cs="Calibri"/>
        </w:rPr>
        <w:t xml:space="preserve">The </w:t>
      </w:r>
      <w:r>
        <w:rPr>
          <w:rFonts w:cs="Calibri"/>
        </w:rPr>
        <w:t xml:space="preserve">Barclays </w:t>
      </w:r>
      <w:r w:rsidRPr="0044487E">
        <w:rPr>
          <w:rFonts w:cs="Calibri"/>
        </w:rPr>
        <w:t xml:space="preserve">Director in question is </w:t>
      </w:r>
      <w:r>
        <w:rPr>
          <w:rFonts w:cs="Calibri"/>
        </w:rPr>
        <w:t>understood</w:t>
      </w:r>
      <w:r w:rsidRPr="0044487E">
        <w:rPr>
          <w:rFonts w:cs="Calibri"/>
        </w:rPr>
        <w:t xml:space="preserve"> to </w:t>
      </w:r>
      <w:r>
        <w:rPr>
          <w:rFonts w:cs="Calibri"/>
        </w:rPr>
        <w:t xml:space="preserve">have </w:t>
      </w:r>
      <w:r w:rsidRPr="0044487E">
        <w:rPr>
          <w:rFonts w:cs="Calibri"/>
        </w:rPr>
        <w:t>be</w:t>
      </w:r>
      <w:r>
        <w:rPr>
          <w:rFonts w:cs="Calibri"/>
        </w:rPr>
        <w:t>en</w:t>
      </w:r>
      <w:r w:rsidRPr="0044487E">
        <w:rPr>
          <w:rFonts w:cs="Calibri"/>
        </w:rPr>
        <w:t xml:space="preserve"> Pierre KERBIDI, the Managing Director of Barclays Monaco.</w:t>
      </w:r>
    </w:p>
    <w:p w14:paraId="1A3836D4" w14:textId="77777777" w:rsidR="001C3CED" w:rsidRPr="002315D7" w:rsidRDefault="001C3CED" w:rsidP="0031236E">
      <w:pPr>
        <w:pStyle w:val="Heading4"/>
      </w:pPr>
      <w:r w:rsidRPr="002315D7">
        <w:t xml:space="preserve">Mr France </w:t>
      </w:r>
      <w:r>
        <w:t xml:space="preserve">further </w:t>
      </w:r>
      <w:r w:rsidRPr="002315D7">
        <w:t>testified</w:t>
      </w:r>
      <w:r>
        <w:t xml:space="preserve"> (testimony </w:t>
      </w:r>
      <w:commentRangeStart w:id="64"/>
      <w:r>
        <w:t>translated</w:t>
      </w:r>
      <w:commentRangeEnd w:id="64"/>
      <w:r>
        <w:rPr>
          <w:rStyle w:val="CommentReference"/>
          <w:rFonts w:asciiTheme="minorHAnsi" w:eastAsiaTheme="minorEastAsia" w:hAnsiTheme="minorHAnsi"/>
          <w:iCs w:val="0"/>
        </w:rPr>
        <w:commentReference w:id="64"/>
      </w:r>
      <w:r>
        <w:t xml:space="preserve"> from the French)</w:t>
      </w:r>
      <w:r w:rsidRPr="002315D7">
        <w:t xml:space="preserve">: </w:t>
      </w:r>
      <w:r w:rsidRPr="002A5E52">
        <w:t>“At that meeting</w:t>
      </w:r>
      <w:r>
        <w:t xml:space="preserve"> [the meeting with BARCLAYS]</w:t>
      </w:r>
      <w:r w:rsidRPr="002A5E52">
        <w:t>, he [Mr Takieddine] told me that he had decided to borrow from the BARCLAYS MONACO because he needed cash for his business, that he had debts to repay, including a deadline to pay, he also had the plane he wanted to acquire. I did not want to sign. When he told me the amount he wanted to borrow, I was in shock. The bank wanted a guarantee. He told me that, anyway, as a manager I was not responsible. He also told me that he was acting as personal guarantor. I did not know until after that it could be a problem. He [</w:t>
      </w:r>
      <w:r>
        <w:t xml:space="preserve">Mr </w:t>
      </w:r>
      <w:r w:rsidRPr="002A5E52">
        <w:t>Takieddine] signed the guarantee in front of me.  I signed these documents [the loan documents] in my turn.”</w:t>
      </w:r>
      <w:r w:rsidRPr="002315D7">
        <w:t xml:space="preserve">  </w:t>
      </w:r>
    </w:p>
    <w:p w14:paraId="799C112B" w14:textId="77777777" w:rsidR="001C3CED" w:rsidRPr="0044487E" w:rsidRDefault="001C3CED" w:rsidP="0031236E">
      <w:pPr>
        <w:pStyle w:val="Heading4"/>
      </w:pPr>
      <w:r w:rsidRPr="0044487E">
        <w:t xml:space="preserve">The Bank was fully aware that Alain France had no real control over </w:t>
      </w:r>
      <w:r w:rsidRPr="00BA0B5D">
        <w:t>SCI Lamartine</w:t>
      </w:r>
      <w:r>
        <w:t xml:space="preserve">.  The Credit Report confirmed that the Bank knew </w:t>
      </w:r>
      <w:r w:rsidRPr="0044487E">
        <w:t>that Alain France was the signatory for SCI Lamartine “</w:t>
      </w:r>
      <w:r w:rsidRPr="0044487E">
        <w:rPr>
          <w:i/>
        </w:rPr>
        <w:t>in a purely professional capacity</w:t>
      </w:r>
      <w:r w:rsidRPr="0044487E">
        <w:t>”.</w:t>
      </w:r>
    </w:p>
    <w:p w14:paraId="734B9AA0" w14:textId="77777777" w:rsidR="001C3CED" w:rsidRPr="00BA0B5D" w:rsidRDefault="001C3CED" w:rsidP="0031236E">
      <w:pPr>
        <w:pStyle w:val="Heading4"/>
      </w:pPr>
      <w:r>
        <w:t>The Bank further knew that the French Loan was not for the benefit of SCI Lamartine but was for the personal benefit of Mr Takieddine, whereby the proceeds were transferred to secret offshore accounts controlled by Mr Takieddine, as part of the conspiracy to injure our client.</w:t>
      </w:r>
    </w:p>
    <w:p w14:paraId="3677DDA4" w14:textId="77777777" w:rsidR="001C3CED" w:rsidRPr="00BA0B5D" w:rsidRDefault="001C3CED" w:rsidP="0031236E">
      <w:pPr>
        <w:pStyle w:val="Heading3"/>
      </w:pPr>
      <w:r w:rsidRPr="00BA0B5D">
        <w:t>John Hall</w:t>
      </w:r>
    </w:p>
    <w:p w14:paraId="2F7EBD9D" w14:textId="77777777" w:rsidR="001C3CED" w:rsidRDefault="001C3CED" w:rsidP="0031236E">
      <w:pPr>
        <w:pStyle w:val="Heading4"/>
      </w:pPr>
      <w:r w:rsidRPr="00975D4F">
        <w:t xml:space="preserve">The Bank was introduced to Ziad Takieddine through John Hall, a founding partner of the wealth management firm St James’s Place.  The Credit Report described Mr Hall as a ‘KBI’ </w:t>
      </w:r>
      <w:r>
        <w:t>(understood to stand for “Key Business Introducer”) and noted that the bank’s fee would be grossed up to incorporate Mr Hall’s commission, confirmed in the mortgage completion statement as £150,000.</w:t>
      </w:r>
    </w:p>
    <w:p w14:paraId="2C3CEC21" w14:textId="77777777" w:rsidR="001C3CED" w:rsidRDefault="001C3CED" w:rsidP="0031236E">
      <w:pPr>
        <w:pStyle w:val="Heading4"/>
      </w:pPr>
      <w:r>
        <w:t xml:space="preserve">Contemporaneous email correspondence between Mr HALL and </w:t>
      </w:r>
      <w:commentRangeStart w:id="65"/>
      <w:r>
        <w:t>BARCLAYS</w:t>
      </w:r>
      <w:commentRangeEnd w:id="65"/>
      <w:r w:rsidR="00311026">
        <w:rPr>
          <w:rStyle w:val="CommentReference"/>
          <w:rFonts w:asciiTheme="minorHAnsi" w:eastAsiaTheme="minorEastAsia" w:hAnsiTheme="minorHAnsi"/>
          <w:iCs w:val="0"/>
        </w:rPr>
        <w:commentReference w:id="65"/>
      </w:r>
      <w:r>
        <w:t xml:space="preserve"> confirms that both parties fully understood that the Loans were for the benefit of Mr Takieddine and that the loan proceeds were to be transferred into undeclared offshore accounts owned and controlled by Mr Takieddine, including accounts in Lebanon, beyond the reach not only of our client but also of the French tax authorities.</w:t>
      </w:r>
    </w:p>
    <w:p w14:paraId="383B7B64" w14:textId="77777777" w:rsidR="001C3CED" w:rsidRPr="00FE40C5" w:rsidRDefault="001C3CED" w:rsidP="0031236E">
      <w:pPr>
        <w:pStyle w:val="Heading4"/>
      </w:pPr>
      <w:r>
        <w:lastRenderedPageBreak/>
        <w:t xml:space="preserve">Mr HALL assisted Mr Takieddine to prepare documentation in support of the Loans, including Mr Takieddine’s ASSETS STATEMENT confirming his net worth at €97,200,000 in October 2008, whereas the previous month Mr TAKIEDDINE had told the French Court that his assets totalled only €38,000. </w:t>
      </w:r>
    </w:p>
    <w:p w14:paraId="5CF97727" w14:textId="77777777" w:rsidR="001C3CED" w:rsidRDefault="001C3CED" w:rsidP="0031236E">
      <w:pPr>
        <w:pStyle w:val="Heading3"/>
      </w:pPr>
      <w:r>
        <w:t>Barclays</w:t>
      </w:r>
    </w:p>
    <w:p w14:paraId="695D0C7A" w14:textId="77777777" w:rsidR="001C3CED" w:rsidRDefault="001C3CED" w:rsidP="0031236E">
      <w:pPr>
        <w:pStyle w:val="Heading4"/>
      </w:pPr>
      <w:r w:rsidRPr="003F459F">
        <w:t xml:space="preserve">Four senior individuals from the </w:t>
      </w:r>
      <w:r>
        <w:t>B</w:t>
      </w:r>
      <w:r w:rsidRPr="003F459F">
        <w:t xml:space="preserve">ank have been identified as playing leading roles in the </w:t>
      </w:r>
      <w:r>
        <w:t xml:space="preserve">“equity </w:t>
      </w:r>
      <w:r w:rsidRPr="003F459F">
        <w:t>release</w:t>
      </w:r>
      <w:r>
        <w:t>” the Bank</w:t>
      </w:r>
      <w:r w:rsidRPr="003F459F">
        <w:t xml:space="preserve"> </w:t>
      </w:r>
      <w:r>
        <w:t>facilitated for Ziad Takieddine</w:t>
      </w:r>
      <w:r w:rsidRPr="003F459F">
        <w:t xml:space="preserve">, namely Anthony </w:t>
      </w:r>
      <w:proofErr w:type="spellStart"/>
      <w:r w:rsidRPr="003F459F">
        <w:t>Valgimilgli</w:t>
      </w:r>
      <w:proofErr w:type="spellEnd"/>
      <w:r w:rsidRPr="003F459F">
        <w:t>, Director of Barclays Wealth</w:t>
      </w:r>
      <w:r>
        <w:t>,</w:t>
      </w:r>
      <w:r w:rsidRPr="003F459F">
        <w:t xml:space="preserve"> Pierre </w:t>
      </w:r>
      <w:proofErr w:type="spellStart"/>
      <w:r w:rsidRPr="003F459F">
        <w:t>Kerbidi</w:t>
      </w:r>
      <w:proofErr w:type="spellEnd"/>
      <w:r w:rsidRPr="003F459F">
        <w:t>, Managing Director of Barclays Monaco</w:t>
      </w:r>
      <w:r>
        <w:t>,</w:t>
      </w:r>
      <w:r w:rsidRPr="003F459F">
        <w:t xml:space="preserve"> </w:t>
      </w:r>
      <w:commentRangeStart w:id="66"/>
      <w:r w:rsidRPr="003F459F">
        <w:t>William Harford</w:t>
      </w:r>
      <w:commentRangeEnd w:id="66"/>
      <w:r w:rsidRPr="00BA0B5D">
        <w:rPr>
          <w:rStyle w:val="CommentReference"/>
        </w:rPr>
        <w:commentReference w:id="66"/>
      </w:r>
      <w:r w:rsidRPr="003F459F">
        <w:t xml:space="preserve">, Vice-president of Barclays Private Banking, Alfred </w:t>
      </w:r>
      <w:proofErr w:type="spellStart"/>
      <w:r w:rsidRPr="003F459F">
        <w:t>Shukry</w:t>
      </w:r>
      <w:proofErr w:type="spellEnd"/>
      <w:r w:rsidRPr="003F459F">
        <w:t xml:space="preserve">, </w:t>
      </w:r>
      <w:r w:rsidRPr="003F459F">
        <w:rPr>
          <w:highlight w:val="white"/>
        </w:rPr>
        <w:t>Middle East Manager</w:t>
      </w:r>
      <w:r w:rsidRPr="003F459F">
        <w:t xml:space="preserve">.  </w:t>
      </w:r>
      <w:proofErr w:type="gramStart"/>
      <w:r w:rsidRPr="003F459F">
        <w:t>A number of</w:t>
      </w:r>
      <w:proofErr w:type="gramEnd"/>
      <w:r w:rsidRPr="003F459F">
        <w:t xml:space="preserve"> other </w:t>
      </w:r>
      <w:r>
        <w:t>Barclays employees</w:t>
      </w:r>
      <w:r w:rsidRPr="003F459F">
        <w:t xml:space="preserve"> are named in the</w:t>
      </w:r>
      <w:r>
        <w:t xml:space="preserve"> </w:t>
      </w:r>
      <w:r w:rsidRPr="003F459F">
        <w:t>document</w:t>
      </w:r>
      <w:r>
        <w:t>s we have reviewed.</w:t>
      </w:r>
    </w:p>
    <w:p w14:paraId="31B48115" w14:textId="77777777" w:rsidR="001C3CED" w:rsidRDefault="001C3CED" w:rsidP="0031236E">
      <w:pPr>
        <w:pStyle w:val="Heading4"/>
      </w:pPr>
      <w:r>
        <w:t xml:space="preserve">William Harford confirmed in an </w:t>
      </w:r>
      <w:commentRangeStart w:id="67"/>
      <w:r>
        <w:t>email</w:t>
      </w:r>
      <w:commentRangeEnd w:id="67"/>
      <w:r>
        <w:rPr>
          <w:rStyle w:val="CommentReference"/>
          <w:rFonts w:asciiTheme="minorHAnsi" w:eastAsiaTheme="minorEastAsia" w:hAnsiTheme="minorHAnsi"/>
          <w:iCs w:val="0"/>
        </w:rPr>
        <w:commentReference w:id="67"/>
      </w:r>
      <w:r>
        <w:t xml:space="preserve"> to John Hall that the Bank’s </w:t>
      </w:r>
      <w:r w:rsidRPr="00276EE4">
        <w:rPr>
          <w:i/>
        </w:rPr>
        <w:t xml:space="preserve">“in-house legal and credit risk have bent over backwards to accommodate my requests </w:t>
      </w:r>
      <w:r w:rsidRPr="00276EE4">
        <w:t>[to facilitate the loans to Ziad Takieddine]</w:t>
      </w:r>
      <w:r w:rsidRPr="00276EE4">
        <w:rPr>
          <w:i/>
        </w:rPr>
        <w:t>”</w:t>
      </w:r>
      <w:r>
        <w:t>.</w:t>
      </w:r>
    </w:p>
    <w:p w14:paraId="43529C3F" w14:textId="31A37960" w:rsidR="001C3CED" w:rsidRPr="005F42E2" w:rsidRDefault="001C3CED" w:rsidP="0031236E">
      <w:pPr>
        <w:pStyle w:val="Heading4"/>
      </w:pPr>
      <w:r>
        <w:t xml:space="preserve">Our client was informed by the French police that William Harford was in 2012 dismissed or otherwise forced to leave the Bank as the consequence of his criminal dealings with Mr Takieddine.  Our client understands that Messrs </w:t>
      </w:r>
      <w:proofErr w:type="spellStart"/>
      <w:r>
        <w:t>Valgimigli</w:t>
      </w:r>
      <w:proofErr w:type="spellEnd"/>
      <w:r>
        <w:t xml:space="preserve"> and </w:t>
      </w:r>
      <w:ins w:id="68" w:author="User" w:date="2019-01-31T15:13:00Z">
        <w:r w:rsidR="00A07958">
          <w:t xml:space="preserve">Mr </w:t>
        </w:r>
      </w:ins>
      <w:proofErr w:type="spellStart"/>
      <w:r>
        <w:t>Shukry</w:t>
      </w:r>
      <w:proofErr w:type="spellEnd"/>
      <w:r>
        <w:t xml:space="preserve"> have also left the Bank, but that Mr </w:t>
      </w:r>
      <w:proofErr w:type="spellStart"/>
      <w:r>
        <w:t>Kerbidi</w:t>
      </w:r>
      <w:proofErr w:type="spellEnd"/>
      <w:r>
        <w:t xml:space="preserve"> remains at Barclays, as Managing Director of Barclays in Monaco</w:t>
      </w:r>
      <w:r w:rsidR="005F42E2">
        <w:t>.</w:t>
      </w:r>
    </w:p>
    <w:bookmarkEnd w:id="0"/>
    <w:p w14:paraId="7DC7E063" w14:textId="77777777" w:rsidR="00E75E85" w:rsidRPr="002B3D5E" w:rsidRDefault="00E75E85" w:rsidP="0031236E">
      <w:pPr>
        <w:pStyle w:val="Heading2"/>
        <w:spacing w:before="480"/>
      </w:pPr>
      <w:r w:rsidRPr="002B3D5E">
        <w:t>The conspiracy</w:t>
      </w:r>
    </w:p>
    <w:p w14:paraId="77F82FB8" w14:textId="77777777" w:rsidR="00E75E85" w:rsidRPr="0031236E" w:rsidRDefault="00E75E85" w:rsidP="0031236E">
      <w:pPr>
        <w:pStyle w:val="Heading4"/>
      </w:pPr>
      <w:r w:rsidRPr="0031236E">
        <w:t xml:space="preserve">Beginning in 2006, Mr Takieddine orchestrated a criminal campaign intended to deny our client her rightful share of the couple’s wealth; he has forged documents, dissipated family assets and transferred the proceeds to Lebanon and to other offshore locations. </w:t>
      </w:r>
    </w:p>
    <w:p w14:paraId="074BAC7E" w14:textId="40D40847" w:rsidR="00E75E85" w:rsidRPr="007A11A9" w:rsidRDefault="00E75E85" w:rsidP="0031236E">
      <w:pPr>
        <w:pStyle w:val="Heading4"/>
        <w:rPr>
          <w:color w:val="0070C0"/>
        </w:rPr>
      </w:pPr>
      <w:r w:rsidRPr="007A11A9">
        <w:rPr>
          <w:color w:val="0070C0"/>
        </w:rPr>
        <w:t xml:space="preserve">From September 2008 the Bank, through the various senior members described previously, conspired with Ziad Takieddine to injure our client out of her interest in the London Property and the French Property (the “Matrimonial Properties”). Based on the credit report </w:t>
      </w:r>
      <w:ins w:id="69" w:author="Simon Farrell QC" w:date="2019-01-30T14:56:00Z">
        <w:r w:rsidR="00F31FF0">
          <w:rPr>
            <w:color w:val="0070C0"/>
          </w:rPr>
          <w:t xml:space="preserve">and the other information </w:t>
        </w:r>
      </w:ins>
      <w:r w:rsidRPr="007A11A9">
        <w:rPr>
          <w:color w:val="0070C0"/>
        </w:rPr>
        <w:t>it is reasonable to assume the bank facilitated the equity release with a predominant desire to procure business in Gaddafi’s Libya.</w:t>
      </w:r>
    </w:p>
    <w:p w14:paraId="7D2520FB" w14:textId="02C9162A" w:rsidR="00E75E85" w:rsidRPr="0031236E" w:rsidRDefault="00E75E85" w:rsidP="0031236E">
      <w:pPr>
        <w:pStyle w:val="Heading4"/>
      </w:pPr>
      <w:r w:rsidRPr="0031236E">
        <w:lastRenderedPageBreak/>
        <w:t xml:space="preserve">The Bank provided an equity release of £12,000,000 to Ziad Takieddine so that he could dissipate assets away from our client and other creditors, including the French state.  The Bank transferred the proceeds of the equity release to Mr Takieddine’s bank accounts in Lebanon and other remote offshore locations. </w:t>
      </w:r>
      <w:r w:rsidRPr="007A11A9">
        <w:rPr>
          <w:color w:val="0070C0"/>
        </w:rPr>
        <w:t xml:space="preserve">The Bank’s conduct means that they </w:t>
      </w:r>
      <w:r w:rsidR="007A11A9" w:rsidRPr="007A11A9">
        <w:rPr>
          <w:color w:val="0070C0"/>
        </w:rPr>
        <w:t>entered</w:t>
      </w:r>
      <w:r w:rsidRPr="007A11A9">
        <w:rPr>
          <w:color w:val="0070C0"/>
        </w:rPr>
        <w:t xml:space="preserve"> a conspiracy to defraud our client and may have committed several more criminal offences, described below; however, it certainly constitutes ‘unlawful means’ in respect of the conspiracy to injure our client. </w:t>
      </w:r>
    </w:p>
    <w:p w14:paraId="146F3AC4" w14:textId="77777777" w:rsidR="00E75E85" w:rsidRPr="007A11A9" w:rsidRDefault="00E75E85" w:rsidP="0031236E">
      <w:pPr>
        <w:pStyle w:val="Heading4"/>
        <w:rPr>
          <w:color w:val="0070C0"/>
        </w:rPr>
      </w:pPr>
      <w:r w:rsidRPr="007A11A9">
        <w:rPr>
          <w:color w:val="0070C0"/>
        </w:rPr>
        <w:t>The Bank was required to obtain appropriate senior management approval for establishing a business relationship with Mr Takieddine. This</w:t>
      </w:r>
      <w:del w:id="70" w:author="Simon Farrell QC" w:date="2019-01-30T14:56:00Z">
        <w:r w:rsidRPr="007A11A9" w:rsidDel="00F31FF0">
          <w:rPr>
            <w:color w:val="0070C0"/>
          </w:rPr>
          <w:delText xml:space="preserve"> would have</w:delText>
        </w:r>
      </w:del>
      <w:r w:rsidRPr="007A11A9">
        <w:rPr>
          <w:color w:val="0070C0"/>
        </w:rPr>
        <w:t xml:space="preserve"> involved taking adequate measures to establish the source of wealth and source of funds which were involved in the business relationship with Mr Takieddine.  As described previously the loans were underwritten by the </w:t>
      </w:r>
      <w:proofErr w:type="spellStart"/>
      <w:r w:rsidRPr="007A11A9">
        <w:rPr>
          <w:color w:val="0070C0"/>
        </w:rPr>
        <w:t>Amesys</w:t>
      </w:r>
      <w:proofErr w:type="spellEnd"/>
      <w:r w:rsidRPr="007A11A9">
        <w:rPr>
          <w:color w:val="0070C0"/>
        </w:rPr>
        <w:t xml:space="preserve"> contract, where Mr Takieddine was receiving money from the Libyan government and laundering it across many jurisdictions into his complex corporate structures. </w:t>
      </w:r>
    </w:p>
    <w:p w14:paraId="0A2E352B" w14:textId="4EB3AF98" w:rsidR="00E75E85" w:rsidRPr="0031236E" w:rsidRDefault="00E75E85" w:rsidP="0031236E">
      <w:pPr>
        <w:pStyle w:val="Heading4"/>
      </w:pPr>
      <w:r w:rsidRPr="0031236E">
        <w:t xml:space="preserve">Various senior members of the Bank met with Mr Takieddine prior to the issuance of the loans. On the 18 November 2008, Mr Harford met Mr Takieddine and Alain France at the Paris property.  </w:t>
      </w:r>
      <w:del w:id="71" w:author="User" w:date="2019-01-29T19:56:00Z">
        <w:r w:rsidRPr="0031236E" w:rsidDel="007A11A9">
          <w:delText xml:space="preserve">Mr France has said to police in French proceedings: </w:delText>
        </w:r>
      </w:del>
      <w:del w:id="72" w:author="User" w:date="2019-01-29T19:32:00Z">
        <w:r w:rsidRPr="0031236E" w:rsidDel="003024D8">
          <w:delText xml:space="preserve">“[Mr Takieddine] introduced me to a gentleman from BARCLAYS. He had previously told me that he wanted to buy a plane. It was a madness. There was also a divorce on the fire.” </w:delText>
        </w:r>
      </w:del>
      <w:r w:rsidRPr="0031236E">
        <w:t xml:space="preserve">After the initial meeting with Mr Harford, Mr Takieddine met with Mr </w:t>
      </w:r>
      <w:proofErr w:type="spellStart"/>
      <w:r w:rsidRPr="0031236E">
        <w:t>Shukry</w:t>
      </w:r>
      <w:proofErr w:type="spellEnd"/>
      <w:r w:rsidRPr="0031236E">
        <w:t xml:space="preserve"> who, according to the Credit Report, “</w:t>
      </w:r>
      <w:r w:rsidRPr="00A07958">
        <w:rPr>
          <w:i/>
          <w:rPrChange w:id="73" w:author="User" w:date="2019-01-31T15:14:00Z">
            <w:rPr/>
          </w:rPrChange>
        </w:rPr>
        <w:t>confirmed [Ziad’s] standing and reputation based on information from his own contacts</w:t>
      </w:r>
      <w:r w:rsidRPr="0031236E">
        <w:t xml:space="preserve">.” On 1 December 2008 both Mr Harford and Mr </w:t>
      </w:r>
      <w:proofErr w:type="spellStart"/>
      <w:r w:rsidRPr="0031236E">
        <w:t>Shukry</w:t>
      </w:r>
      <w:proofErr w:type="spellEnd"/>
      <w:r w:rsidRPr="0031236E">
        <w:t xml:space="preserve"> gave their business line approval for the proposed </w:t>
      </w:r>
      <w:commentRangeStart w:id="74"/>
      <w:r w:rsidRPr="0031236E">
        <w:t>loan</w:t>
      </w:r>
      <w:commentRangeEnd w:id="74"/>
      <w:r w:rsidR="00A07958">
        <w:rPr>
          <w:rStyle w:val="CommentReference"/>
          <w:rFonts w:asciiTheme="minorHAnsi" w:eastAsiaTheme="minorEastAsia" w:hAnsiTheme="minorHAnsi"/>
          <w:iCs w:val="0"/>
        </w:rPr>
        <w:commentReference w:id="74"/>
      </w:r>
      <w:r w:rsidRPr="0031236E">
        <w:t>.</w:t>
      </w:r>
    </w:p>
    <w:p w14:paraId="4EBACF9B" w14:textId="77777777" w:rsidR="00E75E85" w:rsidRPr="0031236E" w:rsidRDefault="00E75E85" w:rsidP="0031236E">
      <w:pPr>
        <w:pStyle w:val="Heading4"/>
      </w:pPr>
      <w:r w:rsidRPr="0031236E">
        <w:t xml:space="preserve">On 6 January 2009, Mr </w:t>
      </w:r>
      <w:proofErr w:type="spellStart"/>
      <w:r w:rsidRPr="0031236E">
        <w:t>Valgimilgi</w:t>
      </w:r>
      <w:proofErr w:type="spellEnd"/>
      <w:r w:rsidRPr="0031236E">
        <w:t xml:space="preserve"> met with Marc </w:t>
      </w:r>
      <w:proofErr w:type="spellStart"/>
      <w:r w:rsidRPr="0031236E">
        <w:t>Bonnant</w:t>
      </w:r>
      <w:proofErr w:type="spellEnd"/>
      <w:r w:rsidRPr="0031236E">
        <w:t xml:space="preserve"> in Switzerland, and on 27 January 2009, he met with </w:t>
      </w:r>
      <w:proofErr w:type="spellStart"/>
      <w:r w:rsidRPr="0031236E">
        <w:t>Hala</w:t>
      </w:r>
      <w:proofErr w:type="spellEnd"/>
      <w:r w:rsidRPr="0031236E">
        <w:t xml:space="preserve"> </w:t>
      </w:r>
      <w:proofErr w:type="spellStart"/>
      <w:r w:rsidRPr="0031236E">
        <w:t>Frangie</w:t>
      </w:r>
      <w:proofErr w:type="spellEnd"/>
      <w:r w:rsidRPr="0031236E">
        <w:t xml:space="preserve"> in Beirut.  Both meetings were arranged to discuss the details of the loan proposals and to verify the ownership of Mr Takieddine’s complex corporate structure. </w:t>
      </w:r>
    </w:p>
    <w:p w14:paraId="6FBB57EE" w14:textId="77777777" w:rsidR="00E75E85" w:rsidRPr="007A11A9" w:rsidRDefault="00E75E85" w:rsidP="0031236E">
      <w:pPr>
        <w:pStyle w:val="Heading4"/>
        <w:rPr>
          <w:color w:val="0070C0"/>
        </w:rPr>
      </w:pPr>
      <w:r w:rsidRPr="007A11A9">
        <w:rPr>
          <w:color w:val="0070C0"/>
        </w:rPr>
        <w:t xml:space="preserve">In early January 2009, Barclays discovered that a Home Rights Charge had been registered by our client against the London Property.  The Bank informed Mr Takieddine’s lawyers that it could not proceed with the loans until the Home Rights Charge had been removed.  Mr Takieddine was encouraged by his lawyers to manipulate our client into agreeing to removing the </w:t>
      </w:r>
      <w:commentRangeStart w:id="75"/>
      <w:r w:rsidRPr="007A11A9">
        <w:rPr>
          <w:color w:val="0070C0"/>
        </w:rPr>
        <w:t>Home</w:t>
      </w:r>
      <w:commentRangeEnd w:id="75"/>
      <w:r w:rsidRPr="007A11A9">
        <w:rPr>
          <w:rStyle w:val="CommentReference"/>
          <w:color w:val="0070C0"/>
          <w:sz w:val="22"/>
          <w:szCs w:val="22"/>
        </w:rPr>
        <w:commentReference w:id="75"/>
      </w:r>
      <w:r w:rsidRPr="007A11A9">
        <w:rPr>
          <w:color w:val="0070C0"/>
        </w:rPr>
        <w:t xml:space="preserve"> Rights </w:t>
      </w:r>
      <w:commentRangeStart w:id="76"/>
      <w:r w:rsidRPr="007A11A9">
        <w:rPr>
          <w:color w:val="0070C0"/>
        </w:rPr>
        <w:t>Charge</w:t>
      </w:r>
      <w:commentRangeEnd w:id="76"/>
      <w:r w:rsidR="00A07958">
        <w:rPr>
          <w:rStyle w:val="CommentReference"/>
          <w:rFonts w:asciiTheme="minorHAnsi" w:eastAsiaTheme="minorEastAsia" w:hAnsiTheme="minorHAnsi"/>
          <w:iCs w:val="0"/>
        </w:rPr>
        <w:commentReference w:id="76"/>
      </w:r>
      <w:r w:rsidRPr="007A11A9">
        <w:rPr>
          <w:color w:val="0070C0"/>
        </w:rPr>
        <w:t>. Our client was not informed by the bank or Mr Takieddine that the purpose of removing the Home Rights Charge was to provide an equity release on the matrimonial properties to Mr Takieddine.</w:t>
      </w:r>
    </w:p>
    <w:p w14:paraId="01293183" w14:textId="77777777" w:rsidR="00E75E85" w:rsidRPr="0031236E" w:rsidRDefault="00E75E85" w:rsidP="0031236E">
      <w:pPr>
        <w:pStyle w:val="Heading4"/>
      </w:pPr>
      <w:commentRangeStart w:id="77"/>
      <w:r w:rsidRPr="0031236E">
        <w:lastRenderedPageBreak/>
        <w:t xml:space="preserve">The loans were completed on 12 February </w:t>
      </w:r>
      <w:commentRangeStart w:id="78"/>
      <w:r w:rsidRPr="0031236E">
        <w:t>2009</w:t>
      </w:r>
      <w:commentRangeEnd w:id="78"/>
      <w:r w:rsidRPr="0031236E">
        <w:rPr>
          <w:rStyle w:val="CommentReference"/>
          <w:sz w:val="22"/>
          <w:szCs w:val="22"/>
        </w:rPr>
        <w:commentReference w:id="78"/>
      </w:r>
      <w:r w:rsidRPr="0031236E">
        <w:t xml:space="preserve">.  The equity release was achieved by way of two secured charges: the English Charge and the French Charge.  The London Charge secured a loan of £6,000,000 made by Barclays to Warwick Estates Limited, the screen company that nominally owns the London Property. The French Charge, processed through Barclays Monaco, secured an additional €6,000,000 loan by the Bank to SCI Lamartine secured by a charge over the French Property.  Despite the equity release being booked as two separate loans to two distinct companies, it is </w:t>
      </w:r>
      <w:commentRangeStart w:id="79"/>
      <w:r w:rsidRPr="0031236E">
        <w:t>clear</w:t>
      </w:r>
      <w:commentRangeEnd w:id="79"/>
      <w:r w:rsidRPr="0031236E">
        <w:rPr>
          <w:rStyle w:val="CommentReference"/>
          <w:sz w:val="22"/>
          <w:szCs w:val="22"/>
        </w:rPr>
        <w:commentReference w:id="79"/>
      </w:r>
      <w:r w:rsidRPr="0031236E">
        <w:t xml:space="preserve"> from the Bank’s internal documentation that it was in reality a single loan for the exclusive benefit of Ziad Takieddine.  </w:t>
      </w:r>
      <w:commentRangeEnd w:id="77"/>
      <w:r w:rsidRPr="0031236E">
        <w:rPr>
          <w:rStyle w:val="CommentReference"/>
          <w:sz w:val="22"/>
          <w:szCs w:val="22"/>
        </w:rPr>
        <w:commentReference w:id="77"/>
      </w:r>
    </w:p>
    <w:p w14:paraId="2835ACC5" w14:textId="77777777" w:rsidR="00A07958" w:rsidRDefault="00E75E85" w:rsidP="00A07958">
      <w:pPr>
        <w:pStyle w:val="Heading4"/>
      </w:pPr>
      <w:r w:rsidRPr="0031236E">
        <w:t xml:space="preserve">The £6,000,000 London Loan was used to repay part of a previous £7,200,000 loan taken out by Mr Takieddine, the proceeds of which had already been transferred to Mr Takieddine’s </w:t>
      </w:r>
      <w:commentRangeStart w:id="80"/>
      <w:r w:rsidRPr="0031236E">
        <w:t>secret</w:t>
      </w:r>
      <w:commentRangeEnd w:id="80"/>
      <w:r w:rsidR="00A07958">
        <w:rPr>
          <w:rStyle w:val="CommentReference"/>
          <w:rFonts w:asciiTheme="minorHAnsi" w:eastAsiaTheme="minorEastAsia" w:hAnsiTheme="minorHAnsi"/>
          <w:iCs w:val="0"/>
        </w:rPr>
        <w:commentReference w:id="80"/>
      </w:r>
      <w:r w:rsidRPr="0031236E">
        <w:t xml:space="preserve"> accounts in Lebanon and other remote offshore locations</w:t>
      </w:r>
      <w:ins w:id="81" w:author="User" w:date="2019-01-31T15:16:00Z">
        <w:r w:rsidR="00A07958">
          <w:t xml:space="preserve"> to the detriment of our client</w:t>
        </w:r>
      </w:ins>
      <w:r w:rsidRPr="0031236E">
        <w:t>.  The £1,200,000 remaining balance of the previous loan was paid out of the proceeds of the new French Loan.</w:t>
      </w:r>
    </w:p>
    <w:p w14:paraId="23893C82" w14:textId="07DC4452" w:rsidR="00E75E85" w:rsidRPr="0031236E" w:rsidRDefault="00E75E85" w:rsidP="00A07958">
      <w:pPr>
        <w:pStyle w:val="Heading4"/>
      </w:pPr>
      <w:r w:rsidRPr="0031236E">
        <w:t xml:space="preserve">The </w:t>
      </w:r>
      <w:commentRangeStart w:id="82"/>
      <w:r w:rsidRPr="0031236E">
        <w:t>remainder</w:t>
      </w:r>
      <w:commentRangeEnd w:id="82"/>
      <w:r w:rsidRPr="0031236E">
        <w:rPr>
          <w:rStyle w:val="CommentReference"/>
          <w:sz w:val="22"/>
          <w:szCs w:val="22"/>
        </w:rPr>
        <w:commentReference w:id="82"/>
      </w:r>
      <w:r w:rsidRPr="0031236E">
        <w:t xml:space="preserve"> of the French Loan was transferred offshore as follows:</w:t>
      </w:r>
    </w:p>
    <w:p w14:paraId="2C3EC452" w14:textId="77777777" w:rsidR="00A07958" w:rsidRDefault="00E75E85" w:rsidP="00A07958">
      <w:pPr>
        <w:pStyle w:val="Heading4"/>
        <w:numPr>
          <w:ilvl w:val="1"/>
          <w:numId w:val="1"/>
        </w:numPr>
      </w:pPr>
      <w:r>
        <w:t xml:space="preserve">On 3 </w:t>
      </w:r>
      <w:commentRangeStart w:id="83"/>
      <w:r>
        <w:t>March</w:t>
      </w:r>
      <w:commentRangeEnd w:id="83"/>
      <w:r>
        <w:rPr>
          <w:rStyle w:val="CommentReference"/>
        </w:rPr>
        <w:commentReference w:id="83"/>
      </w:r>
      <w:r>
        <w:t xml:space="preserve"> 2009 the Bank transferred $4,000,000 (€3,150,000) to Spectrum Aerospace, a Bermudan company; and</w:t>
      </w:r>
    </w:p>
    <w:p w14:paraId="399D22C8" w14:textId="265F2C9A" w:rsidR="00E75E85" w:rsidRDefault="00E75E85" w:rsidP="00A07958">
      <w:pPr>
        <w:pStyle w:val="Heading4"/>
        <w:numPr>
          <w:ilvl w:val="1"/>
          <w:numId w:val="1"/>
        </w:numPr>
      </w:pPr>
      <w:r>
        <w:t>On 13 February 2009, the bank transferred the remaining balance of €1,200,000 to an account (</w:t>
      </w:r>
      <w:proofErr w:type="spellStart"/>
      <w:r>
        <w:t>Alveston</w:t>
      </w:r>
      <w:proofErr w:type="spellEnd"/>
      <w:r>
        <w:t xml:space="preserve">) in Lebanon, wholly owned and controlled by Mr Takieddine. </w:t>
      </w:r>
    </w:p>
    <w:p w14:paraId="5C4C2A79" w14:textId="4882CD44" w:rsidR="00E75E85" w:rsidRPr="0031236E" w:rsidRDefault="00E75E85" w:rsidP="0031236E">
      <w:pPr>
        <w:pStyle w:val="Heading4"/>
      </w:pPr>
      <w:r w:rsidRPr="0031236E">
        <w:t xml:space="preserve">The Bank knew that Ziad Takieddine was married to our client and that they were married under the French Matrimonial Regime of community of </w:t>
      </w:r>
      <w:commentRangeStart w:id="84"/>
      <w:r w:rsidRPr="0031236E">
        <w:t>property</w:t>
      </w:r>
      <w:commentRangeEnd w:id="84"/>
      <w:r w:rsidR="00A07958">
        <w:rPr>
          <w:rStyle w:val="CommentReference"/>
          <w:rFonts w:asciiTheme="minorHAnsi" w:eastAsiaTheme="minorEastAsia" w:hAnsiTheme="minorHAnsi"/>
          <w:iCs w:val="0"/>
        </w:rPr>
        <w:commentReference w:id="84"/>
      </w:r>
      <w:r w:rsidRPr="0031236E">
        <w:t>, whereby all assets acquired by the couple during the marriage are jointly owned by them in indivisible shares.  The Bank was aware of our client’s interest in the properties,</w:t>
      </w:r>
      <w:r w:rsidR="007A11A9">
        <w:t xml:space="preserve"> </w:t>
      </w:r>
      <w:r w:rsidRPr="0031236E">
        <w:t>confirmed by the Home Rights Charge on the London property, and</w:t>
      </w:r>
      <w:ins w:id="85" w:author="User" w:date="2019-01-29T19:35:00Z">
        <w:r w:rsidR="003024D8" w:rsidRPr="0031236E">
          <w:t xml:space="preserve"> that</w:t>
        </w:r>
      </w:ins>
      <w:r w:rsidRPr="0031236E">
        <w:t xml:space="preserve"> it was public knowledge that Mr Takieddine was engaged in high-value divorce proceedings with our client. Despite this</w:t>
      </w:r>
      <w:r w:rsidRPr="007A11A9">
        <w:rPr>
          <w:color w:val="0070C0"/>
        </w:rPr>
        <w:t>, and with no mention of it in the credit report</w:t>
      </w:r>
      <w:r w:rsidRPr="0031236E">
        <w:t xml:space="preserve">, the bank secured the charges without our client’s knowledge or consent.  This breaches the French Matrimonial Regime under which our client and Mr Takieddine were married </w:t>
      </w:r>
      <w:commentRangeStart w:id="86"/>
      <w:r w:rsidRPr="0031236E">
        <w:t>under</w:t>
      </w:r>
      <w:commentRangeEnd w:id="86"/>
      <w:r w:rsidRPr="0031236E">
        <w:rPr>
          <w:rStyle w:val="CommentReference"/>
          <w:sz w:val="22"/>
          <w:szCs w:val="22"/>
        </w:rPr>
        <w:commentReference w:id="86"/>
      </w:r>
      <w:r w:rsidRPr="0031236E">
        <w:t xml:space="preserve">. </w:t>
      </w:r>
    </w:p>
    <w:p w14:paraId="7106394C" w14:textId="77777777" w:rsidR="00E75E85" w:rsidRPr="0031236E" w:rsidRDefault="00E75E85" w:rsidP="0031236E">
      <w:pPr>
        <w:pStyle w:val="Heading4"/>
      </w:pPr>
      <w:r w:rsidRPr="0031236E">
        <w:t xml:space="preserve">At all material times Barclays knew they it was dealing with Mr Takieddine. The Bank correctly identified Mr Takieddine as a PEP and no doubt applied enhanced levels of due diligence to Mr Takieddine and conducted on-going monitoring of the loans. The circumstances of the proposed equity release, together with the PEP status Mr Takieddine, indicated an unusually high level of risk. </w:t>
      </w:r>
    </w:p>
    <w:p w14:paraId="16D1148B" w14:textId="77777777" w:rsidR="00E75E85" w:rsidRPr="0031236E" w:rsidRDefault="00E75E85" w:rsidP="0031236E">
      <w:pPr>
        <w:pStyle w:val="Heading4"/>
      </w:pPr>
      <w:r w:rsidRPr="0031236E">
        <w:lastRenderedPageBreak/>
        <w:t xml:space="preserve">The Bank knew about the complex structure of offshore screen companies used by Mr Takieddine to hide his wealth from creditors and to evade French taxes. This is evidenced by the two diagrams produced by the Bank in the Credit Report (shown below). The credit report which states, “as is to be expected of a client of Ziad’s nature, his assets are owned by way of offshore SPV structures, although he, and not a Trust, is the direct beneficial owner of all of them”.  </w:t>
      </w:r>
    </w:p>
    <w:p w14:paraId="6E0DDCC1" w14:textId="3A2760F4" w:rsidR="00E75E85" w:rsidRPr="0031236E" w:rsidRDefault="00E75E85" w:rsidP="0031236E">
      <w:pPr>
        <w:pStyle w:val="Heading4"/>
      </w:pPr>
      <w:r w:rsidRPr="0031236E">
        <w:t>The French Property was owned by a French company which itself was owned in two 50% shares by two Luxembourg societies, both of which were owned by a Panamanian Bearer Share Corporation which was in turn owned by Mr Takieddine, as set out in the Bank’s diagram.  It is an unusually complex structure th</w:t>
      </w:r>
      <w:ins w:id="87" w:author="User" w:date="2019-01-31T15:19:00Z">
        <w:r w:rsidR="00A07958">
          <w:t>r</w:t>
        </w:r>
      </w:ins>
      <w:r w:rsidRPr="0031236E">
        <w:t xml:space="preserve">ough which to hold a single </w:t>
      </w:r>
      <w:proofErr w:type="spellStart"/>
      <w:r w:rsidRPr="0031236E">
        <w:t>apartment</w:t>
      </w:r>
      <w:ins w:id="88" w:author="User" w:date="2019-01-31T15:19:00Z">
        <w:r w:rsidR="00A07958">
          <w:t>;</w:t>
        </w:r>
      </w:ins>
      <w:del w:id="89" w:author="User" w:date="2019-01-31T15:19:00Z">
        <w:r w:rsidRPr="0031236E" w:rsidDel="00A07958">
          <w:delText xml:space="preserve">, whereby </w:delText>
        </w:r>
      </w:del>
      <w:r w:rsidRPr="0031236E">
        <w:t>it</w:t>
      </w:r>
      <w:proofErr w:type="spellEnd"/>
      <w:r w:rsidRPr="0031236E">
        <w:t xml:space="preserve"> </w:t>
      </w:r>
      <w:del w:id="90" w:author="User" w:date="2019-01-31T15:20:00Z">
        <w:r w:rsidRPr="0031236E" w:rsidDel="00A07958">
          <w:delText xml:space="preserve">should have been </w:delText>
        </w:r>
      </w:del>
      <w:commentRangeStart w:id="91"/>
      <w:ins w:id="92" w:author="User" w:date="2019-01-31T15:20:00Z">
        <w:r w:rsidR="00A07958">
          <w:t>was</w:t>
        </w:r>
        <w:commentRangeEnd w:id="91"/>
        <w:r w:rsidR="00A07958">
          <w:rPr>
            <w:rStyle w:val="CommentReference"/>
            <w:rFonts w:asciiTheme="minorHAnsi" w:eastAsiaTheme="minorEastAsia" w:hAnsiTheme="minorHAnsi"/>
            <w:iCs w:val="0"/>
          </w:rPr>
          <w:commentReference w:id="91"/>
        </w:r>
        <w:r w:rsidR="00A07958">
          <w:t xml:space="preserve"> </w:t>
        </w:r>
      </w:ins>
      <w:r w:rsidRPr="0031236E">
        <w:t xml:space="preserve">obvious to the Bank that the real purpose of the structure was to allow Mr Takieddine to evade French taxes by </w:t>
      </w:r>
      <w:del w:id="93" w:author="User" w:date="2019-01-31T15:21:00Z">
        <w:r w:rsidRPr="0031236E" w:rsidDel="00A07958">
          <w:delText>pretending not to own</w:delText>
        </w:r>
      </w:del>
      <w:ins w:id="94" w:author="User" w:date="2019-01-31T15:21:00Z">
        <w:r w:rsidR="00A07958">
          <w:t>concealing his ownership of</w:t>
        </w:r>
      </w:ins>
      <w:r w:rsidRPr="0031236E">
        <w:t xml:space="preserve"> the French Property.</w:t>
      </w:r>
    </w:p>
    <w:p w14:paraId="24DAC429" w14:textId="77777777" w:rsidR="00E75E85" w:rsidRDefault="00E75E85" w:rsidP="0031236E">
      <w:pPr>
        <w:pStyle w:val="Heading4"/>
        <w:numPr>
          <w:ilvl w:val="0"/>
          <w:numId w:val="0"/>
        </w:numPr>
      </w:pPr>
      <w:r w:rsidRPr="006C2B66">
        <w:rPr>
          <w:noProof/>
        </w:rPr>
        <w:drawing>
          <wp:anchor distT="0" distB="0" distL="114300" distR="114300" simplePos="0" relativeHeight="251659264" behindDoc="0" locked="0" layoutInCell="1" allowOverlap="1" wp14:anchorId="4A81932D" wp14:editId="67F8033B">
            <wp:simplePos x="0" y="0"/>
            <wp:positionH relativeFrom="column">
              <wp:posOffset>0</wp:posOffset>
            </wp:positionH>
            <wp:positionV relativeFrom="paragraph">
              <wp:posOffset>0</wp:posOffset>
            </wp:positionV>
            <wp:extent cx="5943600" cy="302895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028950"/>
                    </a:xfrm>
                    <a:prstGeom prst="rect">
                      <a:avLst/>
                    </a:prstGeom>
                    <a:noFill/>
                    <a:ln>
                      <a:noFill/>
                    </a:ln>
                  </pic:spPr>
                </pic:pic>
              </a:graphicData>
            </a:graphic>
          </wp:anchor>
        </w:drawing>
      </w:r>
    </w:p>
    <w:p w14:paraId="77A43008" w14:textId="77777777" w:rsidR="00E75E85" w:rsidRDefault="00E75E85" w:rsidP="0031236E">
      <w:pPr>
        <w:pStyle w:val="Heading4"/>
        <w:numPr>
          <w:ilvl w:val="0"/>
          <w:numId w:val="0"/>
        </w:numPr>
      </w:pPr>
      <w:r w:rsidRPr="006C2B66">
        <w:rPr>
          <w:noProof/>
        </w:rPr>
        <w:drawing>
          <wp:anchor distT="0" distB="0" distL="114300" distR="114300" simplePos="0" relativeHeight="251660288" behindDoc="0" locked="0" layoutInCell="1" allowOverlap="1" wp14:anchorId="30A0DF21" wp14:editId="269CAFA9">
            <wp:simplePos x="0" y="0"/>
            <wp:positionH relativeFrom="column">
              <wp:posOffset>0</wp:posOffset>
            </wp:positionH>
            <wp:positionV relativeFrom="paragraph">
              <wp:posOffset>1270</wp:posOffset>
            </wp:positionV>
            <wp:extent cx="5886450" cy="142875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86450" cy="1428750"/>
                    </a:xfrm>
                    <a:prstGeom prst="rect">
                      <a:avLst/>
                    </a:prstGeom>
                    <a:noFill/>
                    <a:ln>
                      <a:noFill/>
                    </a:ln>
                  </pic:spPr>
                </pic:pic>
              </a:graphicData>
            </a:graphic>
          </wp:anchor>
        </w:drawing>
      </w:r>
    </w:p>
    <w:p w14:paraId="03924A93" w14:textId="4A3C5E8B" w:rsidR="00E75E85" w:rsidRDefault="00E75E85" w:rsidP="0031236E">
      <w:pPr>
        <w:pStyle w:val="Heading4"/>
      </w:pPr>
      <w:r>
        <w:lastRenderedPageBreak/>
        <w:t xml:space="preserve">Mr Takieddine’s ownership of the London Property was masked by an even more complex chain of offshore screen companies, set out by the Bank in the diagram below.  The London Property was nominally owned by a British Virgin Islands Company, which itself was owned by a Panamanian Bearer Share Corporation which in turn was owned by a separate Panamanian Bearer Share Corporation.  Again, the structure appears to have </w:t>
      </w:r>
      <w:commentRangeStart w:id="95"/>
      <w:r>
        <w:t xml:space="preserve">no other purpose </w:t>
      </w:r>
      <w:commentRangeEnd w:id="95"/>
      <w:r w:rsidR="00346BF9">
        <w:rPr>
          <w:rStyle w:val="CommentReference"/>
          <w:rFonts w:asciiTheme="minorHAnsi" w:eastAsiaTheme="minorEastAsia" w:hAnsiTheme="minorHAnsi"/>
          <w:iCs w:val="0"/>
        </w:rPr>
        <w:commentReference w:id="95"/>
      </w:r>
      <w:r>
        <w:t xml:space="preserve">than to enable Mr Takieddine to </w:t>
      </w:r>
      <w:del w:id="96" w:author="User" w:date="2019-01-31T15:24:00Z">
        <w:r w:rsidDel="00346BF9">
          <w:delText>evade French wealth taxes</w:delText>
        </w:r>
      </w:del>
      <w:ins w:id="97" w:author="User" w:date="2019-01-31T15:24:00Z">
        <w:r w:rsidR="00346BF9">
          <w:t>conceal his ownership of the property</w:t>
        </w:r>
      </w:ins>
      <w:r>
        <w:t xml:space="preserve">. </w:t>
      </w:r>
    </w:p>
    <w:p w14:paraId="1E4391CB" w14:textId="77777777" w:rsidR="00E75E85" w:rsidRPr="00D92BD1" w:rsidRDefault="00E75E85" w:rsidP="0031236E">
      <w:pPr>
        <w:pStyle w:val="Heading4"/>
        <w:numPr>
          <w:ilvl w:val="0"/>
          <w:numId w:val="0"/>
        </w:numPr>
      </w:pPr>
      <w:r w:rsidRPr="006C2B66">
        <w:rPr>
          <w:noProof/>
        </w:rPr>
        <w:drawing>
          <wp:anchor distT="0" distB="0" distL="114300" distR="114300" simplePos="0" relativeHeight="251661312" behindDoc="0" locked="0" layoutInCell="1" allowOverlap="1" wp14:anchorId="640BA27C" wp14:editId="2D6562D0">
            <wp:simplePos x="0" y="0"/>
            <wp:positionH relativeFrom="column">
              <wp:posOffset>0</wp:posOffset>
            </wp:positionH>
            <wp:positionV relativeFrom="paragraph">
              <wp:posOffset>0</wp:posOffset>
            </wp:positionV>
            <wp:extent cx="3571875" cy="49149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1875" cy="4914900"/>
                    </a:xfrm>
                    <a:prstGeom prst="rect">
                      <a:avLst/>
                    </a:prstGeom>
                    <a:noFill/>
                    <a:ln>
                      <a:noFill/>
                    </a:ln>
                  </pic:spPr>
                </pic:pic>
              </a:graphicData>
            </a:graphic>
          </wp:anchor>
        </w:drawing>
      </w:r>
    </w:p>
    <w:p w14:paraId="213CC88D" w14:textId="5BF6250B" w:rsidR="00E75E85" w:rsidRPr="007A11A9" w:rsidRDefault="00E75E85" w:rsidP="0031236E">
      <w:pPr>
        <w:pStyle w:val="Heading4"/>
        <w:rPr>
          <w:color w:val="0070C0"/>
        </w:rPr>
      </w:pPr>
      <w:r w:rsidRPr="0031236E">
        <w:t xml:space="preserve">At the time of the loans, the </w:t>
      </w:r>
      <w:r w:rsidR="007A11A9">
        <w:t>b</w:t>
      </w:r>
      <w:r w:rsidRPr="0031236E">
        <w:t xml:space="preserve">ank </w:t>
      </w:r>
      <w:r w:rsidR="007A11A9" w:rsidRPr="0031236E">
        <w:t xml:space="preserve">no doubt </w:t>
      </w:r>
      <w:r w:rsidRPr="0031236E">
        <w:t xml:space="preserve">had regard to the guidance issued by the Joint Money Laundering Steering Group (“JMLSG").  The </w:t>
      </w:r>
      <w:commentRangeStart w:id="98"/>
      <w:r w:rsidRPr="0031236E">
        <w:t>obligations</w:t>
      </w:r>
      <w:commentRangeEnd w:id="98"/>
      <w:r w:rsidRPr="0031236E">
        <w:rPr>
          <w:rStyle w:val="CommentReference"/>
          <w:sz w:val="22"/>
          <w:szCs w:val="22"/>
        </w:rPr>
        <w:commentReference w:id="98"/>
      </w:r>
      <w:r w:rsidRPr="0031236E">
        <w:t xml:space="preserve"> described in that guidance meant that Barclays had to apply a higher level of due diligence in order to satisfy themselves that there were </w:t>
      </w:r>
      <w:ins w:id="99" w:author="User" w:date="2019-01-31T15:30:00Z">
        <w:r w:rsidR="00346BF9">
          <w:t>genuine and legitimate</w:t>
        </w:r>
      </w:ins>
      <w:del w:id="100" w:author="User" w:date="2019-01-31T15:29:00Z">
        <w:r w:rsidRPr="0031236E" w:rsidDel="00346BF9">
          <w:delText xml:space="preserve">sound </w:delText>
        </w:r>
      </w:del>
      <w:ins w:id="101" w:author="User" w:date="2019-01-31T15:30:00Z">
        <w:r w:rsidR="00346BF9">
          <w:t xml:space="preserve"> </w:t>
        </w:r>
      </w:ins>
      <w:r w:rsidRPr="0031236E">
        <w:t xml:space="preserve">economic or other reasons for Mr Takieddine’s use of such a complex structure. </w:t>
      </w:r>
      <w:r w:rsidRPr="007A11A9">
        <w:rPr>
          <w:color w:val="0070C0"/>
        </w:rPr>
        <w:t xml:space="preserve">The purpose </w:t>
      </w:r>
      <w:ins w:id="102" w:author="User" w:date="2019-01-31T15:30:00Z">
        <w:r w:rsidR="00346BF9">
          <w:rPr>
            <w:color w:val="0070C0"/>
          </w:rPr>
          <w:t xml:space="preserve">of this </w:t>
        </w:r>
      </w:ins>
      <w:r w:rsidRPr="007A11A9">
        <w:rPr>
          <w:color w:val="0070C0"/>
        </w:rPr>
        <w:t>was to ensure that the Bank minimised the risk of it being used for criminal purposes and</w:t>
      </w:r>
      <w:proofErr w:type="gramStart"/>
      <w:r w:rsidRPr="007A11A9">
        <w:rPr>
          <w:color w:val="0070C0"/>
        </w:rPr>
        <w:t>, in particular, of</w:t>
      </w:r>
      <w:proofErr w:type="gramEnd"/>
      <w:r w:rsidRPr="007A11A9">
        <w:rPr>
          <w:color w:val="0070C0"/>
        </w:rPr>
        <w:t xml:space="preserve"> facilitating money laundering or terrorist financing. </w:t>
      </w:r>
    </w:p>
    <w:p w14:paraId="33E69EB8" w14:textId="77777777" w:rsidR="00E75E85" w:rsidRPr="0031236E" w:rsidRDefault="00E75E85" w:rsidP="0031236E">
      <w:pPr>
        <w:pStyle w:val="Heading4"/>
      </w:pPr>
      <w:r w:rsidRPr="0031236E">
        <w:lastRenderedPageBreak/>
        <w:t>The Credit Report offers no legitimate reason for the complexity of the structures maintained by Mr Takieddine; it indicates that the Bank was aware that Mr Takieddine had been and was attempting to hide his assets. The Bank went to unacceptable lengths to accommodate Mr Takieddine.  Indeed, the Bank’s recognition that the corporate structure allowed Mr Takieddine to profit from the proceeds of tax evasion is evidenced by the following statement in the Credit Report: “</w:t>
      </w:r>
      <w:r w:rsidRPr="007A11A9">
        <w:rPr>
          <w:i/>
        </w:rPr>
        <w:t>It is highly likely that this is a conservative estimate of the client’s income position, as this only represents income from disclosed assets. It is probable the client has cash/investment assets further to the declared position, but he is reluctant to declare his full cash balances with 3rd parties at this stage in the relationship.  His French residency, and associated tax regime, means he is cautious when discussing taxable income and assets.</w:t>
      </w:r>
      <w:r w:rsidRPr="0031236E">
        <w:t>”</w:t>
      </w:r>
    </w:p>
    <w:p w14:paraId="23A82CC7" w14:textId="77777777" w:rsidR="00CD34C7" w:rsidRDefault="00E75E85" w:rsidP="0031236E">
      <w:pPr>
        <w:pStyle w:val="Heading4"/>
        <w:rPr>
          <w:ins w:id="103" w:author="User" w:date="2019-01-31T15:57:00Z"/>
        </w:rPr>
      </w:pPr>
      <w:r w:rsidRPr="0031236E">
        <w:t>The credit report failed to cover the negative media reports about Mr Takieddine</w:t>
      </w:r>
      <w:ins w:id="104" w:author="User" w:date="2019-01-31T15:56:00Z">
        <w:r w:rsidR="00CD34C7">
          <w:t xml:space="preserve">, the highly contentious </w:t>
        </w:r>
        <w:proofErr w:type="spellStart"/>
        <w:r w:rsidR="00CD34C7">
          <w:t>Amesys</w:t>
        </w:r>
        <w:proofErr w:type="spellEnd"/>
        <w:r w:rsidR="00CD34C7">
          <w:t xml:space="preserve"> </w:t>
        </w:r>
      </w:ins>
      <w:ins w:id="105" w:author="User" w:date="2019-01-31T15:57:00Z">
        <w:r w:rsidR="00CD34C7">
          <w:t>contract,</w:t>
        </w:r>
      </w:ins>
      <w:r w:rsidRPr="0031236E">
        <w:t xml:space="preserve"> and the divorce proceedings which </w:t>
      </w:r>
      <w:r w:rsidR="003024D8" w:rsidRPr="0031236E">
        <w:t xml:space="preserve">had been </w:t>
      </w:r>
      <w:del w:id="106" w:author="User" w:date="2019-01-29T19:37:00Z">
        <w:r w:rsidRPr="0031236E" w:rsidDel="003024D8">
          <w:delText xml:space="preserve">were </w:delText>
        </w:r>
      </w:del>
      <w:r w:rsidRPr="0031236E">
        <w:t xml:space="preserve">ongoing </w:t>
      </w:r>
      <w:r w:rsidR="003024D8" w:rsidRPr="0031236E">
        <w:t xml:space="preserve">since 2006 </w:t>
      </w:r>
      <w:r w:rsidRPr="0031236E">
        <w:t xml:space="preserve">with our client. It is clear that the Bank either neglected to undertake a higher level of due diligence or it simply ignored the negative media reports surrounding Mr Takieddine including his divorce proceedings with our client. This was in breach of Principle 2 of the FSA’s Principles for Business, which required the bank to conduct its business with due skill, care and diligence.  </w:t>
      </w:r>
    </w:p>
    <w:p w14:paraId="3163B5FD" w14:textId="74D828F5" w:rsidR="00E75E85" w:rsidRPr="0031236E" w:rsidRDefault="00E75E85" w:rsidP="0031236E">
      <w:pPr>
        <w:pStyle w:val="Heading4"/>
      </w:pPr>
      <w:r w:rsidRPr="0031236E">
        <w:t xml:space="preserve">The bank failed to respond appropriately to a number of features of its potential business relationship with Mr Takieddine and his contacts that indicated a higher risk of financial crime: namely, Mr Takieddine’s links to organised crime and terrorism, his use of complex networks of offshore companies to disguise his true ownership of assets, the nature of his business and associated risk of corruption and money laundering. It reasonable to infer that the bank ignored their regulatory requirements. </w:t>
      </w:r>
    </w:p>
    <w:p w14:paraId="594966C7" w14:textId="65F4D201" w:rsidR="00E75E85" w:rsidRPr="007A11A9" w:rsidRDefault="00E75E85" w:rsidP="0031236E">
      <w:pPr>
        <w:pStyle w:val="Heading4"/>
        <w:rPr>
          <w:color w:val="0070C0"/>
        </w:rPr>
      </w:pPr>
      <w:r w:rsidRPr="007A11A9">
        <w:rPr>
          <w:color w:val="0070C0"/>
        </w:rPr>
        <w:t>The evidence demonstrates that the bank plainly conspired with others including Mr Takieddine to ensure our client was deprived of monies she would have rightly received pursuant to the divorce proceeding in 2016. The bank knew that our client had an interest in the matrimonial properties. The bank failed to inform our client about the equity release, seemingly breached its due diligence requirements or ignored them, had a desire to do business with a publicly disreputable client in Mr Takieddine,</w:t>
      </w:r>
      <w:ins w:id="107" w:author="User" w:date="2019-01-31T15:58:00Z">
        <w:r w:rsidR="00CD34C7">
          <w:rPr>
            <w:color w:val="0070C0"/>
          </w:rPr>
          <w:t xml:space="preserve"> conspired to receive </w:t>
        </w:r>
      </w:ins>
      <w:ins w:id="108" w:author="User" w:date="2019-01-31T15:59:00Z">
        <w:r w:rsidR="00CD34C7">
          <w:rPr>
            <w:color w:val="0070C0"/>
          </w:rPr>
          <w:t>money derived from a contract</w:t>
        </w:r>
      </w:ins>
      <w:ins w:id="109" w:author="User" w:date="2019-01-31T16:00:00Z">
        <w:r w:rsidR="00CD34C7">
          <w:rPr>
            <w:color w:val="0070C0"/>
          </w:rPr>
          <w:t xml:space="preserve"> </w:t>
        </w:r>
      </w:ins>
      <w:ins w:id="110" w:author="User" w:date="2019-01-31T16:01:00Z">
        <w:r w:rsidR="00CD34C7">
          <w:rPr>
            <w:color w:val="0070C0"/>
          </w:rPr>
          <w:t xml:space="preserve">to assist the torture of civilians in </w:t>
        </w:r>
        <w:proofErr w:type="gramStart"/>
        <w:r w:rsidR="00CD34C7">
          <w:rPr>
            <w:color w:val="0070C0"/>
          </w:rPr>
          <w:t>Libya,</w:t>
        </w:r>
      </w:ins>
      <w:ins w:id="111" w:author="User" w:date="2019-01-31T15:59:00Z">
        <w:r w:rsidR="00CD34C7">
          <w:rPr>
            <w:color w:val="0070C0"/>
          </w:rPr>
          <w:t xml:space="preserve"> </w:t>
        </w:r>
      </w:ins>
      <w:r w:rsidRPr="007A11A9">
        <w:rPr>
          <w:color w:val="0070C0"/>
        </w:rPr>
        <w:t xml:space="preserve"> and</w:t>
      </w:r>
      <w:proofErr w:type="gramEnd"/>
      <w:r w:rsidRPr="007A11A9">
        <w:rPr>
          <w:color w:val="0070C0"/>
        </w:rPr>
        <w:t xml:space="preserve"> wanted to benefit from Mr Takieddine’s links with Senussi in Gaddafi’s Libya. This amounts to a conspiracy to defraud our client because the Bank dishonestly agreed with Ziad Takieddine and others to deprive our client of her interest in the properties. </w:t>
      </w:r>
    </w:p>
    <w:p w14:paraId="6FF8BF26" w14:textId="46E96CEC" w:rsidR="00E75E85" w:rsidRPr="0031236E" w:rsidRDefault="00E75E85" w:rsidP="0031236E">
      <w:pPr>
        <w:pStyle w:val="Heading4"/>
      </w:pPr>
      <w:r w:rsidRPr="0031236E">
        <w:lastRenderedPageBreak/>
        <w:t xml:space="preserve">The Bank has a duty to disclose information if it knows or suspects, or had reasonable grounds for knowing or suspecting, that someone is engaging in money laundering.  </w:t>
      </w:r>
      <w:r w:rsidRPr="007A11A9">
        <w:rPr>
          <w:color w:val="0070C0"/>
        </w:rPr>
        <w:t xml:space="preserve">It is clear from the bank’s own statements in the credit report that it knew or at least had reasonable grounds for knowing or suspecting that Mr Takieddine was engaging in money </w:t>
      </w:r>
      <w:commentRangeStart w:id="112"/>
      <w:r w:rsidRPr="007A11A9">
        <w:rPr>
          <w:color w:val="0070C0"/>
        </w:rPr>
        <w:t>laundering</w:t>
      </w:r>
      <w:commentRangeEnd w:id="112"/>
      <w:r w:rsidRPr="007A11A9">
        <w:rPr>
          <w:rStyle w:val="CommentReference"/>
          <w:color w:val="0070C0"/>
          <w:sz w:val="22"/>
          <w:szCs w:val="22"/>
        </w:rPr>
        <w:commentReference w:id="112"/>
      </w:r>
      <w:r w:rsidRPr="007A11A9">
        <w:rPr>
          <w:color w:val="0070C0"/>
        </w:rPr>
        <w:t xml:space="preserve"> on a wide a scale. Specifically, it is reasonable to infer that the bank must have known the course of conduct they were undertaking with Mr Takieddine was a conspiracy to hide his wealth from various creditors including our client.</w:t>
      </w:r>
      <w:r w:rsidRPr="0031236E">
        <w:t xml:space="preserve"> As far as our client is aware no report was made to a relevant authority (HM Treasury</w:t>
      </w:r>
      <w:ins w:id="113" w:author="Simon Farrell QC" w:date="2019-01-30T14:58:00Z">
        <w:r w:rsidR="002038CD">
          <w:t xml:space="preserve">, NCA </w:t>
        </w:r>
      </w:ins>
      <w:del w:id="114" w:author="Simon Farrell QC" w:date="2019-01-30T14:58:00Z">
        <w:r w:rsidRPr="0031236E" w:rsidDel="002038CD">
          <w:delText xml:space="preserve"> </w:delText>
        </w:r>
      </w:del>
      <w:r w:rsidRPr="0031236E">
        <w:t xml:space="preserve">or SOCA) at any point during the relevant period.  If no report was made, then the Bank failed in its legal duty to report a suspicion that Mr Takieddine was engaged in money </w:t>
      </w:r>
      <w:r w:rsidR="007A11A9" w:rsidRPr="0031236E">
        <w:t xml:space="preserve">laundering </w:t>
      </w:r>
      <w:r w:rsidR="007A11A9">
        <w:t>w</w:t>
      </w:r>
      <w:r w:rsidR="007A11A9" w:rsidRPr="0031236E">
        <w:t>hich</w:t>
      </w:r>
      <w:r w:rsidR="007A11A9">
        <w:t xml:space="preserve"> </w:t>
      </w:r>
      <w:r w:rsidRPr="0031236E">
        <w:t>is an offence under s.330 POCA.</w:t>
      </w:r>
    </w:p>
    <w:p w14:paraId="34CA135C" w14:textId="77777777" w:rsidR="00E75E85" w:rsidRPr="0031236E" w:rsidRDefault="00E75E85" w:rsidP="0031236E">
      <w:pPr>
        <w:pStyle w:val="Heading4"/>
      </w:pPr>
      <w:r w:rsidRPr="0031236E">
        <w:t>The Bank may have not only failed to report Mr Takieddine to the relevant authorities under s. 330 POCA, they may also have assisted him commit tax fraud and money laundering in the UK and France. The Bank was aware that France had a wealth tax and that at the time of the equity release that Mr Takieddine’s complex structure of companies was designed to hide his assets. The “legal and tax implications” were explicitly acknowledged by the Bank in the credit report. Mr Takieddine had and was, at the time of the equity release, continuing to benefit from criminal conduct in the UK and abroad. The bank’s conduct may constitute the following offences:</w:t>
      </w:r>
    </w:p>
    <w:p w14:paraId="47558252" w14:textId="6E72CC44" w:rsidR="00E75E85" w:rsidRDefault="00E75E85" w:rsidP="007A11A9">
      <w:pPr>
        <w:pStyle w:val="Heading4"/>
        <w:numPr>
          <w:ilvl w:val="1"/>
          <w:numId w:val="1"/>
        </w:numPr>
      </w:pPr>
      <w:commentRangeStart w:id="115"/>
      <w:r w:rsidRPr="008E104B">
        <w:t xml:space="preserve">The bank helped Mr Takieddine conceal, disguise and transfer his benefit from the proceeds of crime which is offence under s. 327 POCA. </w:t>
      </w:r>
      <w:r>
        <w:t>The conspiracy against our client allowed Mr Takieddine to conceal, disguise and transfer money away from the jurisdictions of the UK and France.</w:t>
      </w:r>
      <w:ins w:id="116" w:author="User" w:date="2019-01-31T16:06:00Z">
        <w:r w:rsidR="007346E5">
          <w:t xml:space="preserve"> </w:t>
        </w:r>
      </w:ins>
      <w:del w:id="117" w:author="User" w:date="2019-01-31T16:06:00Z">
        <w:r w:rsidDel="007346E5">
          <w:delText xml:space="preserve"> </w:delText>
        </w:r>
      </w:del>
    </w:p>
    <w:p w14:paraId="36754BB9" w14:textId="1BF78E29" w:rsidR="00E75E85" w:rsidRPr="001B2345" w:rsidRDefault="00E75E85" w:rsidP="001B2345">
      <w:pPr>
        <w:pStyle w:val="Heading4"/>
        <w:numPr>
          <w:ilvl w:val="1"/>
          <w:numId w:val="1"/>
        </w:numPr>
        <w:rPr>
          <w:rFonts w:ascii="Arial" w:hAnsi="Arial" w:cs="Arial"/>
          <w:color w:val="000000"/>
          <w:sz w:val="18"/>
          <w:szCs w:val="18"/>
          <w:shd w:val="clear" w:color="auto" w:fill="FFFFFF"/>
        </w:rPr>
      </w:pPr>
      <w:r w:rsidRPr="004779D9">
        <w:t>By issuing the loans to Mr Takieddine the bank entered into an arrangement which they knew, or at least suspected, facilitated the use and control of criminal property.</w:t>
      </w:r>
      <w:r w:rsidR="001B2345">
        <w:t xml:space="preserve"> </w:t>
      </w:r>
      <w:r w:rsidR="001B2345" w:rsidRPr="004779D9">
        <w:t>This is an offence under s. 328 POCA.</w:t>
      </w:r>
      <w:r w:rsidR="001B2345" w:rsidRPr="008E104B">
        <w:rPr>
          <w:rFonts w:ascii="Arial" w:hAnsi="Arial" w:cs="Arial"/>
          <w:color w:val="000000"/>
          <w:sz w:val="18"/>
          <w:szCs w:val="18"/>
          <w:shd w:val="clear" w:color="auto" w:fill="FFFFFF"/>
        </w:rPr>
        <w:t xml:space="preserve"> </w:t>
      </w:r>
      <w:ins w:id="118" w:author="User" w:date="2019-01-31T15:35:00Z">
        <w:r w:rsidR="001B2345">
          <w:t xml:space="preserve"> </w:t>
        </w:r>
      </w:ins>
      <w:ins w:id="119" w:author="User" w:date="2019-01-31T15:37:00Z">
        <w:r w:rsidR="001B2345">
          <w:t>This includes</w:t>
        </w:r>
      </w:ins>
      <w:ins w:id="120" w:author="User" w:date="2019-01-31T15:38:00Z">
        <w:r w:rsidR="001B2345">
          <w:t xml:space="preserve"> </w:t>
        </w:r>
      </w:ins>
      <w:ins w:id="121" w:author="User" w:date="2019-01-31T15:39:00Z">
        <w:r w:rsidR="001B2345">
          <w:t>entering into an arrangement to facilitate</w:t>
        </w:r>
      </w:ins>
      <w:ins w:id="122" w:author="User" w:date="2019-01-31T16:25:00Z">
        <w:r w:rsidR="00A547E3">
          <w:t xml:space="preserve"> the</w:t>
        </w:r>
      </w:ins>
      <w:ins w:id="123" w:author="User" w:date="2019-01-31T15:39:00Z">
        <w:r w:rsidR="001B2345">
          <w:t xml:space="preserve"> use </w:t>
        </w:r>
      </w:ins>
      <w:ins w:id="124" w:author="User" w:date="2019-01-31T16:25:00Z">
        <w:r w:rsidR="00A547E3">
          <w:t xml:space="preserve">and control </w:t>
        </w:r>
      </w:ins>
      <w:ins w:id="125" w:author="User" w:date="2019-01-31T15:39:00Z">
        <w:r w:rsidR="001B2345">
          <w:t>of the charges of the matrimonial properties</w:t>
        </w:r>
      </w:ins>
      <w:ins w:id="126" w:author="User" w:date="2019-01-31T15:41:00Z">
        <w:r w:rsidR="001B2345">
          <w:t xml:space="preserve"> and</w:t>
        </w:r>
      </w:ins>
      <w:ins w:id="127" w:author="User" w:date="2019-01-31T15:36:00Z">
        <w:r w:rsidR="001B2345">
          <w:t xml:space="preserve"> to receive </w:t>
        </w:r>
      </w:ins>
      <w:ins w:id="128" w:author="User" w:date="2019-01-31T15:35:00Z">
        <w:r w:rsidR="001B2345">
          <w:t>fund</w:t>
        </w:r>
      </w:ins>
      <w:ins w:id="129" w:author="User" w:date="2019-01-31T15:36:00Z">
        <w:r w:rsidR="001B2345">
          <w:t xml:space="preserve">s from the </w:t>
        </w:r>
        <w:proofErr w:type="spellStart"/>
        <w:r w:rsidR="001B2345">
          <w:t>Amesys</w:t>
        </w:r>
        <w:proofErr w:type="spellEnd"/>
        <w:r w:rsidR="001B2345">
          <w:t xml:space="preserve"> contract</w:t>
        </w:r>
      </w:ins>
      <w:ins w:id="130" w:author="User" w:date="2019-01-31T15:40:00Z">
        <w:r w:rsidR="001B2345">
          <w:t xml:space="preserve">, </w:t>
        </w:r>
      </w:ins>
      <w:ins w:id="131" w:author="User" w:date="2019-01-31T15:41:00Z">
        <w:r w:rsidR="001B2345">
          <w:t xml:space="preserve">both of which </w:t>
        </w:r>
      </w:ins>
      <w:ins w:id="132" w:author="User" w:date="2019-01-31T16:05:00Z">
        <w:r w:rsidR="00CD34C7">
          <w:t>are</w:t>
        </w:r>
      </w:ins>
      <w:ins w:id="133" w:author="User" w:date="2019-01-31T15:40:00Z">
        <w:r w:rsidR="001B2345">
          <w:t xml:space="preserve"> criminal property</w:t>
        </w:r>
      </w:ins>
      <w:ins w:id="134" w:author="User" w:date="2019-01-31T15:37:00Z">
        <w:r w:rsidR="001B2345">
          <w:t>.</w:t>
        </w:r>
      </w:ins>
      <w:r w:rsidRPr="004779D9">
        <w:t xml:space="preserve"> </w:t>
      </w:r>
    </w:p>
    <w:p w14:paraId="4CE6BA12" w14:textId="1A608F35" w:rsidR="00E75E85" w:rsidRPr="006B5AEE" w:rsidRDefault="00E75E85" w:rsidP="007A11A9">
      <w:pPr>
        <w:pStyle w:val="Heading4"/>
        <w:numPr>
          <w:ilvl w:val="1"/>
          <w:numId w:val="1"/>
        </w:numPr>
      </w:pPr>
      <w:r>
        <w:t xml:space="preserve">The bank acquired criminal property, the charges on the matrimonial properties, via the conspiracy with Mr Takieddine to injure our client. This may amount to an offence under s.329 POCA. </w:t>
      </w:r>
      <w:commentRangeEnd w:id="115"/>
      <w:r>
        <w:rPr>
          <w:rStyle w:val="CommentReference"/>
        </w:rPr>
        <w:commentReference w:id="115"/>
      </w:r>
      <w:ins w:id="135" w:author="User" w:date="2019-01-31T15:42:00Z">
        <w:r w:rsidR="001B2345">
          <w:t xml:space="preserve">The bank </w:t>
        </w:r>
        <w:r w:rsidR="00247B89">
          <w:t xml:space="preserve">also conspired with Mr Takieddine and others to </w:t>
        </w:r>
      </w:ins>
      <w:ins w:id="136" w:author="User" w:date="2019-01-31T16:26:00Z">
        <w:r w:rsidR="00A547E3">
          <w:t xml:space="preserve">acquire the </w:t>
        </w:r>
      </w:ins>
      <w:ins w:id="137" w:author="User" w:date="2019-01-31T15:43:00Z">
        <w:r w:rsidR="00247B89">
          <w:t xml:space="preserve">proceeds from the </w:t>
        </w:r>
        <w:proofErr w:type="spellStart"/>
        <w:r w:rsidR="00247B89">
          <w:t>Amesys</w:t>
        </w:r>
        <w:proofErr w:type="spellEnd"/>
        <w:r w:rsidR="00247B89">
          <w:t xml:space="preserve"> contract. </w:t>
        </w:r>
      </w:ins>
      <w:bookmarkStart w:id="138" w:name="_GoBack"/>
      <w:bookmarkEnd w:id="138"/>
    </w:p>
    <w:p w14:paraId="4A7D116A" w14:textId="77777777" w:rsidR="00E75E85" w:rsidRPr="005B770C" w:rsidRDefault="00E75E85" w:rsidP="007A11A9">
      <w:pPr>
        <w:pStyle w:val="Heading4"/>
        <w:numPr>
          <w:ilvl w:val="1"/>
          <w:numId w:val="1"/>
        </w:numPr>
      </w:pPr>
      <w:r w:rsidRPr="005B770C">
        <w:lastRenderedPageBreak/>
        <w:t xml:space="preserve">The Bank may have assisted Mr Takieddine commit ‘serious’ offences in France, which include: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rPr>
          <w:i/>
        </w:rPr>
        <w:t xml:space="preserve">du </w:t>
      </w:r>
      <w:proofErr w:type="spellStart"/>
      <w:r w:rsidRPr="005B770C">
        <w:rPr>
          <w:i/>
        </w:rPr>
        <w:t>blanchiment</w:t>
      </w:r>
      <w:proofErr w:type="spellEnd"/>
      <w:r w:rsidRPr="005B770C">
        <w:rPr>
          <w:i/>
        </w:rPr>
        <w:t xml:space="preserve"> </w:t>
      </w:r>
      <w:proofErr w:type="spellStart"/>
      <w:r w:rsidRPr="005B770C">
        <w:rPr>
          <w:i/>
        </w:rPr>
        <w:t>aggravé</w:t>
      </w:r>
      <w:proofErr w:type="spellEnd"/>
      <w:r w:rsidRPr="005B770C">
        <w:rPr>
          <w:rFonts w:cs="Calibri"/>
          <w:lang w:val="en"/>
        </w:rPr>
        <w:t xml:space="preserve"> (‘aggravated’ money laundering - </w:t>
      </w:r>
      <w:r w:rsidRPr="005B770C">
        <w:rPr>
          <w:i/>
          <w:u w:val="single"/>
        </w:rPr>
        <w:t>324-1, 324-3, 324-4 and 324-7 of the penal</w:t>
      </w:r>
      <w:r w:rsidRPr="005B770C">
        <w:rPr>
          <w:i/>
        </w:rPr>
        <w:t xml:space="preserve"> code)</w:t>
      </w:r>
      <w:r w:rsidRPr="005B770C">
        <w:rPr>
          <w:rFonts w:cs="Calibri"/>
          <w:lang w:val="en"/>
        </w:rPr>
        <w:t xml:space="preserve">. </w:t>
      </w:r>
      <w:proofErr w:type="spellStart"/>
      <w:r w:rsidRPr="005B770C">
        <w:rPr>
          <w:rFonts w:cs="Calibri"/>
          <w:lang w:val="en"/>
        </w:rPr>
        <w:t>Mr</w:t>
      </w:r>
      <w:proofErr w:type="spellEnd"/>
      <w:r w:rsidRPr="005B770C">
        <w:rPr>
          <w:rFonts w:cs="Calibri"/>
          <w:lang w:val="en"/>
        </w:rPr>
        <w:t xml:space="preserve"> Takieddine has been charged in French criminal proceedings with all these offences in relation to period of 2008-2013. The equity release allowed </w:t>
      </w:r>
      <w:proofErr w:type="spellStart"/>
      <w:r w:rsidRPr="005B770C">
        <w:rPr>
          <w:rFonts w:cs="Calibri"/>
          <w:lang w:val="en"/>
        </w:rPr>
        <w:t>Mr</w:t>
      </w:r>
      <w:proofErr w:type="spellEnd"/>
      <w:r w:rsidRPr="005B770C">
        <w:rPr>
          <w:rFonts w:cs="Calibri"/>
          <w:lang w:val="en"/>
        </w:rPr>
        <w:t xml:space="preserve"> Takieddine in France to conceal his wealth, commit tax evasion, and launder money. The bank’s facilitation of this may amount to </w:t>
      </w:r>
      <w:r w:rsidRPr="005B770C">
        <w:t xml:space="preserve">a conspiracy with Mr Takieddine and others to commit serious offences in a Member State contrary to s71 of the Criminal Justice Act 1993. </w:t>
      </w:r>
    </w:p>
    <w:p w14:paraId="3B11F749" w14:textId="77777777" w:rsidR="00E75E85" w:rsidRPr="005B770C" w:rsidRDefault="00E75E85" w:rsidP="007A11A9">
      <w:pPr>
        <w:pStyle w:val="Heading4"/>
        <w:numPr>
          <w:ilvl w:val="1"/>
          <w:numId w:val="1"/>
        </w:numPr>
        <w:rPr>
          <w:rFonts w:cs="Calibri"/>
        </w:rPr>
      </w:pPr>
      <w:r w:rsidRPr="005B770C">
        <w:t xml:space="preserve"> The bank may have committed an offence under 1(1), per Section 1A of the Criminal Law Act 1977.The bank agreed to pursue a course of conduct (the agreement) in the UK, whereby they would transfer the proceeds of the equity release on the matrimonial properties to Mr Takieddine’s bank accounts in Lebanon and other remote offshore locations</w:t>
      </w:r>
      <w:r>
        <w:t xml:space="preserve"> through various shell companies</w:t>
      </w:r>
      <w:r w:rsidRPr="005B770C">
        <w:t xml:space="preserve">. This constitutes a number of offences in France, </w:t>
      </w:r>
      <w:bookmarkStart w:id="139" w:name="_Hlk536535750"/>
      <w:r w:rsidRPr="005B770C">
        <w:t xml:space="preserve">including: Fraudulent Organisation Of Insolvency (Articles 314-7 to 314-9 of the criminal code), </w:t>
      </w:r>
      <w:r w:rsidRPr="005B770C">
        <w:rPr>
          <w:rFonts w:cs="Calibri"/>
          <w:lang w:val="en"/>
        </w:rPr>
        <w:t>tax evasion (</w:t>
      </w:r>
      <w:r w:rsidRPr="005B770C">
        <w:rPr>
          <w:i/>
          <w:u w:val="single"/>
        </w:rPr>
        <w:t>Articles 1741, 1742 and 1750 of the general tax code)</w:t>
      </w:r>
      <w:r w:rsidRPr="005B770C">
        <w:rPr>
          <w:rFonts w:cs="Calibri"/>
          <w:lang w:val="en"/>
        </w:rPr>
        <w:t xml:space="preserve">, and </w:t>
      </w:r>
      <w:r w:rsidRPr="005B770C">
        <w:t xml:space="preserve">du </w:t>
      </w:r>
      <w:proofErr w:type="spellStart"/>
      <w:r w:rsidRPr="005B770C">
        <w:t>blanchiment</w:t>
      </w:r>
      <w:proofErr w:type="spellEnd"/>
      <w:r w:rsidRPr="005B770C">
        <w:t xml:space="preserve"> </w:t>
      </w:r>
      <w:proofErr w:type="spellStart"/>
      <w:r w:rsidRPr="005B770C">
        <w:t>aggravé</w:t>
      </w:r>
      <w:proofErr w:type="spellEnd"/>
      <w:r w:rsidRPr="005B770C">
        <w:rPr>
          <w:rFonts w:cs="Calibri"/>
          <w:lang w:val="en"/>
        </w:rPr>
        <w:t xml:space="preserve"> (‘aggravated’ money laundering - </w:t>
      </w:r>
      <w:r w:rsidRPr="005B770C">
        <w:rPr>
          <w:i/>
          <w:u w:val="single"/>
        </w:rPr>
        <w:t>324-</w:t>
      </w:r>
      <w:proofErr w:type="gramStart"/>
      <w:r w:rsidRPr="005B770C">
        <w:rPr>
          <w:i/>
          <w:u w:val="single"/>
        </w:rPr>
        <w:t>1 ,</w:t>
      </w:r>
      <w:proofErr w:type="gramEnd"/>
      <w:r w:rsidRPr="005B770C">
        <w:rPr>
          <w:i/>
          <w:u w:val="single"/>
        </w:rPr>
        <w:t xml:space="preserve"> 324-3, 324-4 and 324-7 of the penal</w:t>
      </w:r>
      <w:r w:rsidRPr="005B770C">
        <w:rPr>
          <w:i/>
        </w:rPr>
        <w:t xml:space="preserve"> code)</w:t>
      </w:r>
      <w:r w:rsidRPr="005B770C">
        <w:rPr>
          <w:rFonts w:cs="Calibri"/>
          <w:lang w:val="en"/>
        </w:rPr>
        <w:t>.</w:t>
      </w:r>
      <w:bookmarkEnd w:id="139"/>
      <w:r w:rsidRPr="005B770C">
        <w:rPr>
          <w:rFonts w:cs="Calibri"/>
          <w:lang w:val="en"/>
        </w:rPr>
        <w:t xml:space="preserve"> </w:t>
      </w:r>
      <w:r w:rsidRPr="005B770C">
        <w:t xml:space="preserve">The agreement, if triable in this country, may amount to: </w:t>
      </w:r>
      <w:r w:rsidRPr="005B770C">
        <w:rPr>
          <w:rFonts w:cs="Calibri"/>
        </w:rPr>
        <w:t xml:space="preserve">deliberately and </w:t>
      </w:r>
      <w:r w:rsidRPr="003024D8">
        <w:rPr>
          <w:rFonts w:cs="Calibri"/>
        </w:rPr>
        <w:t>dishonestly facilitating the commission of revenue fraud by Mr Takieddine, and fraudulently evading income tax.  (106A</w:t>
      </w:r>
      <w:r w:rsidRPr="005B770C">
        <w:rPr>
          <w:rFonts w:cs="Calibri"/>
        </w:rPr>
        <w:t xml:space="preserve"> of the Taxes Management Act 1970). </w:t>
      </w:r>
    </w:p>
    <w:p w14:paraId="3B4874F3" w14:textId="56BA63A7" w:rsidR="00E75E85" w:rsidRPr="0031236E" w:rsidRDefault="00E75E85" w:rsidP="0031236E">
      <w:pPr>
        <w:pStyle w:val="Heading4"/>
      </w:pPr>
      <w:r w:rsidRPr="0031236E">
        <w:t xml:space="preserve">The bank’s conduct </w:t>
      </w:r>
      <w:ins w:id="140" w:author="User" w:date="2019-01-31T16:06:00Z">
        <w:r w:rsidR="007346E5">
          <w:t xml:space="preserve">on its own should </w:t>
        </w:r>
      </w:ins>
      <w:del w:id="141" w:author="User" w:date="2019-01-31T16:06:00Z">
        <w:r w:rsidRPr="0031236E" w:rsidDel="007346E5">
          <w:delText xml:space="preserve">may </w:delText>
        </w:r>
      </w:del>
      <w:r w:rsidRPr="0031236E">
        <w:t xml:space="preserve">constitute ‘criminal conduct’ under s.76(1) POCA. However, they certainly benefited from the criminal conduct of Mr Takieddine. Under s.76(4) POCA, ‘a person benefits from conduct if he obtains property as a result or in connection with the conduct’. The bank’s benefit from the conspiracy to injure our client are the charges acquired on the matrimonial properties. The charges are ‘property’ per s.84 POCA because ‘property is held by a person if he holds an interest in it’. The charges on the matrimonial properties constitute ‘criminal property’ and are unenforceable by the </w:t>
      </w:r>
      <w:commentRangeStart w:id="142"/>
      <w:r w:rsidRPr="0031236E">
        <w:t>bank</w:t>
      </w:r>
      <w:commentRangeEnd w:id="142"/>
      <w:r w:rsidRPr="0031236E">
        <w:rPr>
          <w:rStyle w:val="CommentReference"/>
          <w:color w:val="0070C0"/>
          <w:sz w:val="22"/>
          <w:szCs w:val="22"/>
        </w:rPr>
        <w:commentReference w:id="142"/>
      </w:r>
      <w:r w:rsidRPr="0031236E">
        <w:t xml:space="preserve">. </w:t>
      </w:r>
    </w:p>
    <w:p w14:paraId="65BB686A" w14:textId="77777777" w:rsidR="00E75E85" w:rsidRPr="0031236E" w:rsidRDefault="00E75E85" w:rsidP="0031236E">
      <w:pPr>
        <w:pStyle w:val="Heading4"/>
      </w:pPr>
      <w:r w:rsidRPr="0031236E">
        <w:t>The Bank entered in to a conspiracy with Mr Takieddine and other parties, to intentionally injure our client.   As a result of the Bank’s actions and those of Mr Takieddine, our client stands to receive little or none of the matrimonial assets she built up over the course of her 26-year marriage, which assets were conservatively valued by the Bank in its 2008 Credit Report at more than £78,000,000.</w:t>
      </w:r>
    </w:p>
    <w:p w14:paraId="61A1980D" w14:textId="77777777" w:rsidR="00E75E85" w:rsidRPr="0031236E" w:rsidRDefault="00E75E85" w:rsidP="0031236E">
      <w:pPr>
        <w:pStyle w:val="Heading4"/>
      </w:pPr>
      <w:r w:rsidRPr="0031236E">
        <w:lastRenderedPageBreak/>
        <w:t xml:space="preserve">Our client has been severely prejudiced by the criminal conduct of the Bank, its senior officers and its in-house legal and credit teams.  Based upon the facts, some of which are set out above, our client has the potential to seek both criminal and civil remedies.  </w:t>
      </w:r>
    </w:p>
    <w:p w14:paraId="0F5319FF" w14:textId="77777777" w:rsidR="00E75E85" w:rsidRPr="0031236E" w:rsidRDefault="00E75E85" w:rsidP="0031236E">
      <w:pPr>
        <w:pStyle w:val="Heading4"/>
      </w:pPr>
      <w:r w:rsidRPr="0031236E">
        <w:t xml:space="preserve">Our client would prefer to reach a negotiated settlement with the Bank.  But if that should not be forthcoming then our client will have no realistic option other than to take appropriate action against the Bank.  Our client has the benefit of full Conditional Fee Agreements with this firm and with Simon Farrell QC, acknowledged as a leading expert in conspiracy, corporate crime, commercial and tax fraud, art fraud, bribery, corruption, money laundering and matters arising under the Proceeds of Crime Act 2002.   </w:t>
      </w:r>
    </w:p>
    <w:p w14:paraId="0218F500" w14:textId="77777777" w:rsidR="00E75E85" w:rsidRPr="0031236E" w:rsidRDefault="00E75E85" w:rsidP="0031236E">
      <w:pPr>
        <w:pStyle w:val="Heading4"/>
      </w:pPr>
      <w:r w:rsidRPr="0031236E">
        <w:t>In the light of the information set out in this letter we expect you to take the following actions:</w:t>
      </w:r>
    </w:p>
    <w:p w14:paraId="127BBEAB" w14:textId="77777777" w:rsidR="00E75E85" w:rsidRPr="0031236E" w:rsidRDefault="00E75E85" w:rsidP="0031236E">
      <w:pPr>
        <w:pStyle w:val="Heading4"/>
      </w:pPr>
      <w:r w:rsidRPr="0031236E">
        <w:t>[Bullet points follow – much to be added]</w:t>
      </w:r>
    </w:p>
    <w:p w14:paraId="304E6C68" w14:textId="77777777" w:rsidR="00E75E85" w:rsidRDefault="00E75E85" w:rsidP="007A11A9">
      <w:pPr>
        <w:pStyle w:val="Heading4"/>
        <w:numPr>
          <w:ilvl w:val="1"/>
          <w:numId w:val="1"/>
        </w:numPr>
      </w:pPr>
      <w:r>
        <w:t>Acknowledge receipt of this letter no later than 14 days from the date of this letter;</w:t>
      </w:r>
    </w:p>
    <w:p w14:paraId="4BA1AACC" w14:textId="77777777" w:rsidR="00E75E85" w:rsidRDefault="00E75E85" w:rsidP="007A11A9">
      <w:pPr>
        <w:pStyle w:val="Heading4"/>
        <w:numPr>
          <w:ilvl w:val="1"/>
          <w:numId w:val="1"/>
        </w:numPr>
      </w:pPr>
      <w:r>
        <w:t xml:space="preserve">William Harford stated in an email on 10 February 2009 to John Hall, </w:t>
      </w:r>
      <w:r w:rsidRPr="00FB5923">
        <w:rPr>
          <w:i/>
        </w:rPr>
        <w:t>“both in-house legal and credit risk have bent over backwards to accommodate my requests”</w:t>
      </w:r>
      <w:r>
        <w:t xml:space="preserve">. As Mr Harford makes clear the conspiracy to injure our client involved senior individuals, the legal team, the compliance team, and the credit team from the bank. Our client expects disclosure of all relevant documents and communications (emails, meeting notes, messages, faxes, and phone calls) relevant to these parties, the equity release and Ziad Takieddine as a client. </w:t>
      </w:r>
    </w:p>
    <w:p w14:paraId="142225DC" w14:textId="77777777" w:rsidR="00E75E85" w:rsidRDefault="00E75E85" w:rsidP="007A11A9">
      <w:pPr>
        <w:pStyle w:val="Heading4"/>
        <w:numPr>
          <w:ilvl w:val="1"/>
          <w:numId w:val="1"/>
        </w:numPr>
      </w:pPr>
      <w:r>
        <w:t xml:space="preserve">Disclosure of the relevant due diligence materials and compliance manuals at the time of the equity release. </w:t>
      </w:r>
    </w:p>
    <w:p w14:paraId="7D1322EA" w14:textId="77777777" w:rsidR="00E75E85" w:rsidRDefault="00E75E85" w:rsidP="007A11A9">
      <w:pPr>
        <w:pStyle w:val="Heading4"/>
        <w:numPr>
          <w:ilvl w:val="1"/>
          <w:numId w:val="1"/>
        </w:numPr>
      </w:pPr>
      <w:r>
        <w:t>Our client was notified by the French police that William Harford left Barclays in 2012 as a result of his dealings with Ziad. Our client expects a full and frank reason as to why William Harford was sacked from the bank in 2012.</w:t>
      </w:r>
    </w:p>
    <w:p w14:paraId="622F5B79" w14:textId="77777777" w:rsidR="00E75E85" w:rsidRDefault="00E75E85" w:rsidP="007A11A9">
      <w:pPr>
        <w:pStyle w:val="Heading4"/>
        <w:numPr>
          <w:ilvl w:val="1"/>
          <w:numId w:val="1"/>
        </w:numPr>
      </w:pPr>
      <w:r>
        <w:t xml:space="preserve">An explanation as to why our client’s divorce proceedings with Mr Takieddine were not included in the credit report. </w:t>
      </w:r>
    </w:p>
    <w:p w14:paraId="4DD52386" w14:textId="77777777" w:rsidR="00E75E85" w:rsidRDefault="00E75E85" w:rsidP="007A11A9">
      <w:pPr>
        <w:pStyle w:val="Heading4"/>
        <w:numPr>
          <w:ilvl w:val="1"/>
          <w:numId w:val="1"/>
        </w:numPr>
      </w:pPr>
      <w:r>
        <w:lastRenderedPageBreak/>
        <w:t xml:space="preserve">Our client understands that the bank refused to deal with Ziad Takieddine around 2012. It appears Ziad Takieddine wanted an equity release using two companies; Oasis Technic Limited and St Paul De Venice. Our client also understands the bank shut his personal bank account around the same time. We expect an answer as to why the bank stopped dealing with Ziad Takieddine in or around 2012. </w:t>
      </w:r>
    </w:p>
    <w:p w14:paraId="04C09B1C" w14:textId="77777777" w:rsidR="00E75E85" w:rsidRDefault="00E75E85" w:rsidP="007A11A9">
      <w:pPr>
        <w:pStyle w:val="Heading4"/>
        <w:numPr>
          <w:ilvl w:val="1"/>
          <w:numId w:val="1"/>
        </w:numPr>
      </w:pPr>
      <w:r>
        <w:t xml:space="preserve">Provide full redress to our client. </w:t>
      </w:r>
    </w:p>
    <w:p w14:paraId="6C0B22F6" w14:textId="77777777" w:rsidR="00E75E85" w:rsidRDefault="00E75E85" w:rsidP="0031236E">
      <w:pPr>
        <w:pStyle w:val="Heading4"/>
      </w:pPr>
      <w:r>
        <w:t>Please also answer the following questions</w:t>
      </w:r>
    </w:p>
    <w:p w14:paraId="02493480" w14:textId="77777777" w:rsidR="00E75E85" w:rsidRDefault="00E75E85" w:rsidP="007A11A9">
      <w:pPr>
        <w:pStyle w:val="Heading4"/>
        <w:numPr>
          <w:ilvl w:val="1"/>
          <w:numId w:val="1"/>
        </w:numPr>
      </w:pPr>
      <w:r>
        <w:t xml:space="preserve">Who were Alfred </w:t>
      </w:r>
      <w:proofErr w:type="spellStart"/>
      <w:r>
        <w:t>Shukry’s</w:t>
      </w:r>
      <w:proofErr w:type="spellEnd"/>
      <w:r>
        <w:t xml:space="preserve"> internal contacts that confirmed Mr Takieddine’s reputation? </w:t>
      </w:r>
    </w:p>
    <w:p w14:paraId="4D6FD32A" w14:textId="77777777" w:rsidR="00E75E85" w:rsidRDefault="00E75E85" w:rsidP="007A11A9">
      <w:pPr>
        <w:pStyle w:val="Heading4"/>
        <w:numPr>
          <w:ilvl w:val="1"/>
          <w:numId w:val="1"/>
        </w:numPr>
      </w:pPr>
      <w:r>
        <w:t>Which director or senior manager was responsible for the AML procedures at the relevant time?</w:t>
      </w:r>
    </w:p>
    <w:p w14:paraId="5604C2BB" w14:textId="77777777" w:rsidR="00E75E85" w:rsidRDefault="00E75E85" w:rsidP="007A11A9">
      <w:pPr>
        <w:pStyle w:val="Heading4"/>
        <w:numPr>
          <w:ilvl w:val="1"/>
          <w:numId w:val="1"/>
        </w:numPr>
      </w:pPr>
      <w:r>
        <w:t xml:space="preserve">Who was the Money Laundering Reporting Officer (“MLRO”) from 2008-2013? </w:t>
      </w:r>
    </w:p>
    <w:p w14:paraId="0FAF73ED" w14:textId="77777777" w:rsidR="00E75E85" w:rsidRDefault="00E75E85" w:rsidP="007A11A9">
      <w:pPr>
        <w:pStyle w:val="Heading4"/>
        <w:numPr>
          <w:ilvl w:val="1"/>
          <w:numId w:val="1"/>
        </w:numPr>
      </w:pPr>
      <w:r>
        <w:t>Was the MLRO or senior management notified at any point about the equity release?</w:t>
      </w:r>
    </w:p>
    <w:p w14:paraId="58FF0577" w14:textId="77777777" w:rsidR="00E75E85" w:rsidRDefault="00E75E85" w:rsidP="007A11A9">
      <w:pPr>
        <w:pStyle w:val="Heading4"/>
        <w:numPr>
          <w:ilvl w:val="1"/>
          <w:numId w:val="1"/>
        </w:numPr>
      </w:pPr>
      <w:r>
        <w:t xml:space="preserve">Did the bank file a report about Ziad Takieddine subject to s. 328 POCA at the time of the equity release? </w:t>
      </w:r>
    </w:p>
    <w:p w14:paraId="0BAB034F" w14:textId="77777777" w:rsidR="00271D19" w:rsidRDefault="00271D19" w:rsidP="0031236E">
      <w:pPr>
        <w:pStyle w:val="Heading4"/>
        <w:numPr>
          <w:ilvl w:val="0"/>
          <w:numId w:val="0"/>
        </w:numPr>
      </w:pPr>
    </w:p>
    <w:sectPr w:rsidR="00271D1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Nick Stoop" w:date="2019-01-14T15:50:00Z" w:initials="NS">
    <w:p w14:paraId="580101CD" w14:textId="77777777" w:rsidR="00E75E85" w:rsidRDefault="00E75E85" w:rsidP="001C3CED">
      <w:pPr>
        <w:pStyle w:val="CommentText"/>
      </w:pPr>
      <w:r>
        <w:rPr>
          <w:rStyle w:val="CommentReference"/>
        </w:rPr>
        <w:annotationRef/>
      </w:r>
      <w:r>
        <w:t>Work to be done on defined terms, including London Property, London Loan, Paris Property, French Loan etc.</w:t>
      </w:r>
    </w:p>
  </w:comment>
  <w:comment w:id="2" w:author="Nick Stoop" w:date="2019-01-14T15:06:00Z" w:initials="NS">
    <w:p w14:paraId="39AEF24F" w14:textId="77777777" w:rsidR="00E75E85" w:rsidRDefault="00E75E85" w:rsidP="001C3CED">
      <w:pPr>
        <w:pStyle w:val="CommentText"/>
      </w:pPr>
      <w:r>
        <w:rPr>
          <w:rStyle w:val="CommentReference"/>
        </w:rPr>
        <w:annotationRef/>
      </w:r>
      <w:r>
        <w:t>All future references to NJ to be to “our client”</w:t>
      </w:r>
    </w:p>
  </w:comment>
  <w:comment w:id="3" w:author="User" w:date="2019-01-29T19:21:00Z" w:initials="U">
    <w:p w14:paraId="7ABB000C" w14:textId="3D14C3EF" w:rsidR="00E75E85" w:rsidRDefault="00E75E85">
      <w:pPr>
        <w:pStyle w:val="CommentText"/>
      </w:pPr>
      <w:r>
        <w:rPr>
          <w:rStyle w:val="CommentReference"/>
        </w:rPr>
        <w:annotationRef/>
      </w:r>
      <w:r>
        <w:t xml:space="preserve">Are we </w:t>
      </w:r>
      <w:r w:rsidR="00C04859">
        <w:t>alleging</w:t>
      </w:r>
      <w:r>
        <w:t xml:space="preserve"> that have or may committed criminal offences?</w:t>
      </w:r>
    </w:p>
  </w:comment>
  <w:comment w:id="4" w:author="User" w:date="2019-01-31T16:24:00Z" w:initials="U">
    <w:p w14:paraId="6D25A284" w14:textId="04E91A4D" w:rsidR="00267A7A" w:rsidRDefault="00267A7A">
      <w:pPr>
        <w:pStyle w:val="CommentText"/>
      </w:pPr>
      <w:r>
        <w:rPr>
          <w:rStyle w:val="CommentReference"/>
        </w:rPr>
        <w:annotationRef/>
      </w:r>
      <w:r>
        <w:t xml:space="preserve">I put Simon’s edits into this paragraph and left the rest throughout the document. </w:t>
      </w:r>
    </w:p>
  </w:comment>
  <w:comment w:id="11" w:author="Nick Stoop" w:date="2019-01-21T17:03:00Z" w:initials="NS">
    <w:p w14:paraId="07929C91" w14:textId="77777777" w:rsidR="00E75E85" w:rsidRDefault="00E75E85" w:rsidP="001C3CED">
      <w:pPr>
        <w:pStyle w:val="CommentText"/>
      </w:pPr>
      <w:r>
        <w:rPr>
          <w:rStyle w:val="CommentReference"/>
        </w:rPr>
        <w:annotationRef/>
      </w:r>
      <w:r>
        <w:t>RVR D00248 p001-p057 (page 3 of document, page 4 of PDF))</w:t>
      </w:r>
    </w:p>
    <w:p w14:paraId="1E8D0E51" w14:textId="77777777" w:rsidR="00E75E85" w:rsidRDefault="00E75E85" w:rsidP="001C3CED">
      <w:pPr>
        <w:pStyle w:val="CommentText"/>
      </w:pPr>
      <w:r>
        <w:t xml:space="preserve">N.B. D00251 has a list of 10 mis </w:t>
      </w:r>
      <w:proofErr w:type="spellStart"/>
      <w:r>
        <w:t>en</w:t>
      </w:r>
      <w:proofErr w:type="spellEnd"/>
      <w:r>
        <w:t xml:space="preserve"> </w:t>
      </w:r>
      <w:proofErr w:type="spellStart"/>
      <w:r>
        <w:t>examen</w:t>
      </w:r>
      <w:proofErr w:type="spellEnd"/>
      <w:r>
        <w:t xml:space="preserve"> </w:t>
      </w:r>
    </w:p>
  </w:comment>
  <w:comment w:id="13" w:author="Nick Stoop" w:date="2019-01-23T14:50:00Z" w:initials="NS">
    <w:p w14:paraId="246AF046" w14:textId="77777777" w:rsidR="00E75E85" w:rsidRDefault="00E75E85" w:rsidP="001C3CED">
      <w:pPr>
        <w:pStyle w:val="CommentText"/>
      </w:pPr>
      <w:r>
        <w:rPr>
          <w:rStyle w:val="CommentReference"/>
        </w:rPr>
        <w:annotationRef/>
      </w:r>
      <w:r>
        <w:t>D00248_p001_p057</w:t>
      </w:r>
    </w:p>
  </w:comment>
  <w:comment w:id="14" w:author="User" w:date="2019-01-31T14:53:00Z" w:initials="U">
    <w:p w14:paraId="67E4BF92" w14:textId="0255375E" w:rsidR="0012351D" w:rsidRDefault="0012351D">
      <w:pPr>
        <w:pStyle w:val="CommentText"/>
      </w:pPr>
      <w:r>
        <w:rPr>
          <w:rStyle w:val="CommentReference"/>
        </w:rPr>
        <w:annotationRef/>
      </w:r>
      <w:proofErr w:type="gramStart"/>
      <w:r>
        <w:t>Were</w:t>
      </w:r>
      <w:proofErr w:type="gramEnd"/>
      <w:r>
        <w:t xml:space="preserve"> divorce proceeding ongoing at this very point? I believe they were, just to check. </w:t>
      </w:r>
    </w:p>
  </w:comment>
  <w:comment w:id="16" w:author="Nick Stoop" w:date="2019-01-14T11:14:00Z" w:initials="NS">
    <w:p w14:paraId="359085C5" w14:textId="77777777" w:rsidR="00E75E85" w:rsidRDefault="00E75E85" w:rsidP="001C3CED">
      <w:pPr>
        <w:pStyle w:val="CommentText"/>
      </w:pPr>
      <w:r>
        <w:rPr>
          <w:rStyle w:val="CommentReference"/>
        </w:rPr>
        <w:annotationRef/>
      </w:r>
      <w:r>
        <w:t>Introduce ZT.  Evil criminal.</w:t>
      </w:r>
    </w:p>
  </w:comment>
  <w:comment w:id="17" w:author="Nick Stoop" w:date="2019-01-14T11:18:00Z" w:initials="NS">
    <w:p w14:paraId="0468B654" w14:textId="77777777" w:rsidR="00E75E85" w:rsidRDefault="00E75E85" w:rsidP="001C3CED">
      <w:pPr>
        <w:pStyle w:val="CommentText"/>
      </w:pPr>
      <w:r>
        <w:rPr>
          <w:rStyle w:val="CommentReference"/>
        </w:rPr>
        <w:annotationRef/>
      </w:r>
      <w:r>
        <w:t xml:space="preserve">Also talk about </w:t>
      </w:r>
      <w:proofErr w:type="spellStart"/>
      <w:r>
        <w:t>Bonnant</w:t>
      </w:r>
      <w:proofErr w:type="spellEnd"/>
      <w:r>
        <w:t xml:space="preserve"> (Panama, Possession fraud), France (admitted role in crime) and Senussi (convicted terrorist, plus Lockerbie and Abu Salim), wanted for crimes against humanity</w:t>
      </w:r>
    </w:p>
  </w:comment>
  <w:comment w:id="18" w:author="Nick Stoop" w:date="2019-01-28T14:04:00Z" w:initials="NS">
    <w:p w14:paraId="40276D3D" w14:textId="77777777" w:rsidR="00E75E85" w:rsidRDefault="00E75E85" w:rsidP="001C3CED">
      <w:pPr>
        <w:pStyle w:val="CommentText"/>
      </w:pPr>
      <w:r>
        <w:rPr>
          <w:rStyle w:val="CommentReference"/>
        </w:rPr>
        <w:annotationRef/>
      </w:r>
      <w:r w:rsidRPr="001C3CED">
        <w:rPr>
          <w:lang w:val="fr-FR"/>
        </w:rPr>
        <w:t xml:space="preserve">Abandon de famille.  Divorce </w:t>
      </w:r>
      <w:proofErr w:type="spellStart"/>
      <w:r w:rsidRPr="001C3CED">
        <w:rPr>
          <w:lang w:val="fr-FR"/>
        </w:rPr>
        <w:t>fraud</w:t>
      </w:r>
      <w:proofErr w:type="spellEnd"/>
      <w:r w:rsidRPr="001C3CED">
        <w:rPr>
          <w:lang w:val="fr-FR"/>
        </w:rPr>
        <w:t xml:space="preserve">. </w:t>
      </w:r>
      <w:r>
        <w:t>Pretend not to own any properties.  Forged fake rental agreements and fake eviction notices</w:t>
      </w:r>
    </w:p>
  </w:comment>
  <w:comment w:id="19" w:author="Nick Stoop" w:date="2019-01-21T17:46:00Z" w:initials="NS">
    <w:p w14:paraId="439683E4" w14:textId="77777777" w:rsidR="00E75E85" w:rsidRDefault="00E75E85" w:rsidP="001C3CED">
      <w:pPr>
        <w:pStyle w:val="CommentText"/>
      </w:pPr>
      <w:r>
        <w:rPr>
          <w:rStyle w:val="CommentReference"/>
        </w:rPr>
        <w:annotationRef/>
      </w:r>
      <w:hyperlink r:id="rId1" w:history="1">
        <w:r w:rsidRPr="007F6DD6">
          <w:rPr>
            <w:rStyle w:val="Hyperlink"/>
          </w:rPr>
          <w:t>https://www.youtube.com/watch?v=WmvSyRGVTew</w:t>
        </w:r>
      </w:hyperlink>
    </w:p>
    <w:p w14:paraId="004EADA7" w14:textId="77777777" w:rsidR="00E75E85" w:rsidRDefault="00E75E85" w:rsidP="001C3CED">
      <w:pPr>
        <w:pStyle w:val="CommentText"/>
      </w:pPr>
    </w:p>
  </w:comment>
  <w:comment w:id="20" w:author="Nick Stoop" w:date="2019-01-23T14:58:00Z" w:initials="NS">
    <w:p w14:paraId="6568A1C1" w14:textId="77777777" w:rsidR="00E75E85" w:rsidRDefault="00E75E85" w:rsidP="001C3CED">
      <w:pPr>
        <w:pStyle w:val="CommentText"/>
      </w:pPr>
      <w:r>
        <w:rPr>
          <w:rStyle w:val="CommentReference"/>
        </w:rPr>
        <w:annotationRef/>
      </w:r>
      <w:r>
        <w:t>Restructuration JC 13 03 07</w:t>
      </w:r>
    </w:p>
  </w:comment>
  <w:comment w:id="21" w:author="Nick Stoop" w:date="2019-01-23T15:16:00Z" w:initials="NS">
    <w:p w14:paraId="7A124AE5" w14:textId="77777777" w:rsidR="00E75E85" w:rsidRDefault="00E75E85" w:rsidP="001C3CED">
      <w:pPr>
        <w:pStyle w:val="CommentText"/>
      </w:pPr>
      <w:r>
        <w:rPr>
          <w:rStyle w:val="CommentReference"/>
        </w:rPr>
        <w:annotationRef/>
      </w:r>
      <w:proofErr w:type="spellStart"/>
      <w:r>
        <w:t>Bakchich</w:t>
      </w:r>
      <w:proofErr w:type="spellEnd"/>
      <w:r>
        <w:t>. Ziad Takieddine is not in good shape. 5 February 2007</w:t>
      </w:r>
    </w:p>
  </w:comment>
  <w:comment w:id="22" w:author="User" w:date="2019-01-29T19:23:00Z" w:initials="U">
    <w:p w14:paraId="2611CEEB" w14:textId="7ECE2E8E" w:rsidR="00E75E85" w:rsidRDefault="00E75E85">
      <w:pPr>
        <w:pStyle w:val="CommentText"/>
      </w:pPr>
      <w:r>
        <w:rPr>
          <w:rStyle w:val="CommentReference"/>
        </w:rPr>
        <w:annotationRef/>
      </w:r>
      <w:r>
        <w:t>Or ‘injure’?</w:t>
      </w:r>
    </w:p>
  </w:comment>
  <w:comment w:id="23" w:author="Nick Stoop" w:date="2019-01-17T16:47:00Z" w:initials="NS">
    <w:p w14:paraId="2AD01CFE" w14:textId="77777777" w:rsidR="00E75E85" w:rsidRDefault="00E75E85" w:rsidP="001C3CED">
      <w:pPr>
        <w:pStyle w:val="CommentText"/>
      </w:pPr>
      <w:r>
        <w:rPr>
          <w:rStyle w:val="CommentReference"/>
        </w:rPr>
        <w:annotationRef/>
      </w:r>
      <w:r>
        <w:t>Evidence?  Newspaper articles?  RVR papers?</w:t>
      </w:r>
    </w:p>
  </w:comment>
  <w:comment w:id="24" w:author="Nick Stoop" w:date="2019-01-23T12:03:00Z" w:initials="NS">
    <w:p w14:paraId="0CF50209" w14:textId="77777777" w:rsidR="00E75E85" w:rsidRDefault="00E75E85" w:rsidP="001C3CED">
      <w:pPr>
        <w:pStyle w:val="CommentText"/>
      </w:pPr>
      <w:r>
        <w:rPr>
          <w:rStyle w:val="CommentReference"/>
        </w:rPr>
        <w:annotationRef/>
      </w:r>
      <w:r>
        <w:t>Eliminate duplication with 14.  E.g. Karachi to 10</w:t>
      </w:r>
    </w:p>
  </w:comment>
  <w:comment w:id="25" w:author="Nick Stoop" w:date="2019-01-14T15:04:00Z" w:initials="NS">
    <w:p w14:paraId="2E5BCADE" w14:textId="77777777" w:rsidR="00E75E85" w:rsidRDefault="00E75E85" w:rsidP="001C3CED">
      <w:pPr>
        <w:pStyle w:val="CommentText"/>
      </w:pPr>
      <w:r>
        <w:rPr>
          <w:rStyle w:val="CommentReference"/>
        </w:rPr>
        <w:annotationRef/>
      </w:r>
      <w:r>
        <w:t>Amount of tax owed - €20m +, seizure of assets</w:t>
      </w:r>
    </w:p>
    <w:p w14:paraId="128277F3" w14:textId="77777777" w:rsidR="00E75E85" w:rsidRDefault="00E75E85" w:rsidP="001C3CED">
      <w:pPr>
        <w:pStyle w:val="CommentText"/>
      </w:pPr>
      <w:r>
        <w:t>NMJ to find confirmation in documents (or press)</w:t>
      </w:r>
    </w:p>
  </w:comment>
  <w:comment w:id="27" w:author="Nick Stoop" w:date="2019-01-17T16:48:00Z" w:initials="NS">
    <w:p w14:paraId="32405BD4" w14:textId="77777777" w:rsidR="00E75E85" w:rsidRDefault="00E75E85" w:rsidP="001C3CED">
      <w:pPr>
        <w:pStyle w:val="CommentText"/>
      </w:pPr>
      <w:r>
        <w:rPr>
          <w:rStyle w:val="CommentReference"/>
        </w:rPr>
        <w:annotationRef/>
      </w:r>
      <w:r>
        <w:t>Evidence – police files and press reports</w:t>
      </w:r>
    </w:p>
  </w:comment>
  <w:comment w:id="28" w:author="Nick Stoop" w:date="2019-01-17T16:48:00Z" w:initials="NS">
    <w:p w14:paraId="6A0F907B" w14:textId="77777777" w:rsidR="00E75E85" w:rsidRDefault="00E75E85" w:rsidP="001C3CED">
      <w:pPr>
        <w:pStyle w:val="CommentText"/>
      </w:pPr>
      <w:r>
        <w:rPr>
          <w:rStyle w:val="CommentReference"/>
        </w:rPr>
        <w:annotationRef/>
      </w:r>
      <w:r>
        <w:t>Evidence – we have the official penal seizure documents</w:t>
      </w:r>
    </w:p>
    <w:p w14:paraId="7226AEEC" w14:textId="77777777" w:rsidR="00E75E85" w:rsidRDefault="00E75E85" w:rsidP="001C3CED">
      <w:pPr>
        <w:pStyle w:val="CommentText"/>
      </w:pPr>
    </w:p>
  </w:comment>
  <w:comment w:id="35" w:author="User" w:date="2019-01-31T14:56:00Z" w:initials="U">
    <w:p w14:paraId="0F4F6E95" w14:textId="791DCD72" w:rsidR="0012351D" w:rsidRDefault="0012351D">
      <w:pPr>
        <w:pStyle w:val="CommentText"/>
      </w:pPr>
      <w:r>
        <w:rPr>
          <w:rStyle w:val="CommentReference"/>
        </w:rPr>
        <w:annotationRef/>
      </w:r>
      <w:r>
        <w:t>London property</w:t>
      </w:r>
    </w:p>
  </w:comment>
  <w:comment w:id="37" w:author="Nick Stoop" w:date="2019-01-23T12:06:00Z" w:initials="NS">
    <w:p w14:paraId="511197AF" w14:textId="77777777" w:rsidR="00E75E85" w:rsidRDefault="00E75E85" w:rsidP="001C3CED">
      <w:pPr>
        <w:pStyle w:val="CommentText"/>
      </w:pPr>
      <w:r>
        <w:rPr>
          <w:rStyle w:val="CommentReference"/>
        </w:rPr>
        <w:annotationRef/>
      </w:r>
      <w:r>
        <w:t xml:space="preserve">The contract was </w:t>
      </w:r>
      <w:proofErr w:type="gramStart"/>
      <w:r>
        <w:t>actually between</w:t>
      </w:r>
      <w:proofErr w:type="gramEnd"/>
      <w:r>
        <w:t xml:space="preserve"> Libya and </w:t>
      </w:r>
      <w:proofErr w:type="spellStart"/>
      <w:r>
        <w:t>Amesys</w:t>
      </w:r>
      <w:proofErr w:type="spellEnd"/>
      <w:r>
        <w:t xml:space="preserve"> (a private company).  The French government has officially denied any involvement: “</w:t>
      </w:r>
      <w:r w:rsidRPr="00902623">
        <w:rPr>
          <w:rFonts w:ascii="Calibri" w:hAnsi="Calibri" w:cs="Calibri"/>
          <w:i/>
        </w:rPr>
        <w:t xml:space="preserve">the Eagle software is [was] not subject to export customs control, and the state has </w:t>
      </w:r>
      <w:r>
        <w:rPr>
          <w:rFonts w:ascii="Calibri" w:hAnsi="Calibri" w:cs="Calibri"/>
          <w:i/>
        </w:rPr>
        <w:t>[</w:t>
      </w:r>
      <w:r w:rsidRPr="00902623">
        <w:rPr>
          <w:rFonts w:ascii="Calibri" w:hAnsi="Calibri" w:cs="Calibri"/>
          <w:i/>
        </w:rPr>
        <w:t>had</w:t>
      </w:r>
      <w:r>
        <w:rPr>
          <w:rFonts w:ascii="Calibri" w:hAnsi="Calibri" w:cs="Calibri"/>
          <w:i/>
        </w:rPr>
        <w:t>]</w:t>
      </w:r>
      <w:r w:rsidRPr="00902623">
        <w:rPr>
          <w:rFonts w:ascii="Calibri" w:hAnsi="Calibri" w:cs="Calibri"/>
          <w:i/>
        </w:rPr>
        <w:t xml:space="preserve"> no visibility on its export; therefore we deny any involvement in surveillance operations carried out on the Libyan people</w:t>
      </w:r>
      <w:r>
        <w:t xml:space="preserve">” – statement of </w:t>
      </w:r>
      <w:r w:rsidRPr="007E1B56">
        <w:t>spokesman for the French Ministry of Foreign and European Affairs</w:t>
      </w:r>
      <w:r>
        <w:t xml:space="preserve"> (source: OWNI article)</w:t>
      </w:r>
    </w:p>
  </w:comment>
  <w:comment w:id="38" w:author="Nick Stoop" w:date="2019-01-21T19:04:00Z" w:initials="NS">
    <w:p w14:paraId="2AF4E978" w14:textId="77777777" w:rsidR="00E75E85" w:rsidRDefault="00E75E85" w:rsidP="001C3CED">
      <w:pPr>
        <w:pStyle w:val="CommentText"/>
      </w:pPr>
      <w:r>
        <w:rPr>
          <w:rStyle w:val="CommentReference"/>
        </w:rPr>
        <w:annotationRef/>
      </w:r>
      <w:r>
        <w:t>FIDH report</w:t>
      </w:r>
    </w:p>
  </w:comment>
  <w:comment w:id="39" w:author="Nick Stoop" w:date="2019-01-23T16:26:00Z" w:initials="NS">
    <w:p w14:paraId="10AD72B8" w14:textId="77777777" w:rsidR="00E75E85" w:rsidRDefault="00E75E85" w:rsidP="001C3CED">
      <w:pPr>
        <w:pStyle w:val="CommentText"/>
      </w:pPr>
      <w:r>
        <w:rPr>
          <w:rStyle w:val="CommentReference"/>
        </w:rPr>
        <w:annotationRef/>
      </w:r>
      <w:r>
        <w:t>FIDH report</w:t>
      </w:r>
    </w:p>
  </w:comment>
  <w:comment w:id="40" w:author="Nick Stoop" w:date="2019-01-23T16:41:00Z" w:initials="NS">
    <w:p w14:paraId="6916B350" w14:textId="77777777" w:rsidR="00E75E85" w:rsidRDefault="00E75E85" w:rsidP="001C3CED">
      <w:pPr>
        <w:pStyle w:val="CommentText"/>
      </w:pPr>
      <w:r>
        <w:rPr>
          <w:rStyle w:val="CommentReference"/>
        </w:rPr>
        <w:annotationRef/>
      </w:r>
      <w:r>
        <w:t>FIDH report</w:t>
      </w:r>
    </w:p>
  </w:comment>
  <w:comment w:id="41" w:author="Nick Stoop" w:date="2019-01-21T19:05:00Z" w:initials="NS">
    <w:p w14:paraId="26EA064A" w14:textId="77777777" w:rsidR="00E75E85" w:rsidRDefault="00E75E85" w:rsidP="001C3CED">
      <w:pPr>
        <w:pStyle w:val="CommentText"/>
      </w:pPr>
      <w:r>
        <w:rPr>
          <w:rStyle w:val="CommentReference"/>
        </w:rPr>
        <w:annotationRef/>
      </w:r>
      <w:r>
        <w:t>Evidence.  Credit Report plus actual bank transfers</w:t>
      </w:r>
    </w:p>
  </w:comment>
  <w:comment w:id="42" w:author="Nick Stoop" w:date="2019-01-23T12:05:00Z" w:initials="NS">
    <w:p w14:paraId="7B0012E1" w14:textId="77777777" w:rsidR="00E75E85" w:rsidRDefault="00E75E85" w:rsidP="001C3CED">
      <w:pPr>
        <w:pStyle w:val="CommentText"/>
      </w:pPr>
      <w:r>
        <w:rPr>
          <w:rStyle w:val="CommentReference"/>
        </w:rPr>
        <w:annotationRef/>
      </w:r>
      <w:r>
        <w:t xml:space="preserve">Evidence - we have ZT’s invoices under the contract and his bank statements confirmation that the amounts invoiced were paid into his Lebanese accounts (this has also been reported in the press) </w:t>
      </w:r>
    </w:p>
  </w:comment>
  <w:comment w:id="43" w:author="Nick Stoop" w:date="2019-01-23T16:45:00Z" w:initials="NS">
    <w:p w14:paraId="4CE14550" w14:textId="77777777" w:rsidR="00E75E85" w:rsidRDefault="00E75E85" w:rsidP="001C3CED">
      <w:pPr>
        <w:pStyle w:val="CommentText"/>
      </w:pPr>
      <w:r>
        <w:rPr>
          <w:rStyle w:val="CommentReference"/>
        </w:rPr>
        <w:annotationRef/>
      </w:r>
      <w:r>
        <w:t>Does this make the Bank potentially liable to claims by the victims of torture?  Class action?</w:t>
      </w:r>
    </w:p>
    <w:p w14:paraId="792CE666" w14:textId="77777777" w:rsidR="00E75E85" w:rsidRDefault="00E75E85" w:rsidP="001C3CED">
      <w:pPr>
        <w:pStyle w:val="CommentText"/>
      </w:pPr>
    </w:p>
    <w:p w14:paraId="4A8FDD2D" w14:textId="77777777" w:rsidR="00E75E85" w:rsidRDefault="00E75E85" w:rsidP="001C3CED">
      <w:pPr>
        <w:pStyle w:val="CommentText"/>
      </w:pPr>
      <w:r>
        <w:t xml:space="preserve">I am not proposing that we start a class action but if such an action could be feasible (plenty of law firms are looking for that type of business) then that might represent a potential threat to Barclays and encourage early settlement. </w:t>
      </w:r>
    </w:p>
  </w:comment>
  <w:comment w:id="44" w:author="Nick Stoop" w:date="2019-01-28T16:39:00Z" w:initials="NS">
    <w:p w14:paraId="0C24E696" w14:textId="77777777" w:rsidR="00E75E85" w:rsidRDefault="00E75E85" w:rsidP="001C3CED">
      <w:pPr>
        <w:pStyle w:val="CommentText"/>
      </w:pPr>
      <w:r>
        <w:rPr>
          <w:rStyle w:val="CommentReference"/>
        </w:rPr>
        <w:annotationRef/>
      </w:r>
      <w:r>
        <w:t>REMOVE???</w:t>
      </w:r>
    </w:p>
  </w:comment>
  <w:comment w:id="45" w:author="User" w:date="2019-01-31T14:58:00Z" w:initials="U">
    <w:p w14:paraId="075F93B7" w14:textId="059751AE" w:rsidR="0012351D" w:rsidRDefault="0012351D">
      <w:pPr>
        <w:pStyle w:val="CommentText"/>
      </w:pPr>
      <w:r>
        <w:rPr>
          <w:rStyle w:val="CommentReference"/>
        </w:rPr>
        <w:annotationRef/>
      </w:r>
      <w:r>
        <w:t xml:space="preserve">Not sure they did ‘finance’. They intended to receive the proceeds of a contract to supply etc… </w:t>
      </w:r>
    </w:p>
  </w:comment>
  <w:comment w:id="46" w:author="User" w:date="2019-01-31T15:01:00Z" w:initials="U">
    <w:p w14:paraId="3A822E62" w14:textId="6A48A5F7" w:rsidR="0012351D" w:rsidRDefault="0012351D">
      <w:pPr>
        <w:pStyle w:val="CommentText"/>
      </w:pPr>
      <w:r>
        <w:rPr>
          <w:rStyle w:val="CommentReference"/>
        </w:rPr>
        <w:annotationRef/>
      </w:r>
      <w:r w:rsidR="00311026">
        <w:t xml:space="preserve">We need to be careful about what we are alleging. Did they </w:t>
      </w:r>
      <w:proofErr w:type="gramStart"/>
      <w:r w:rsidR="00311026">
        <w:t>actually receive</w:t>
      </w:r>
      <w:proofErr w:type="gramEnd"/>
      <w:r w:rsidR="00311026">
        <w:t xml:space="preserve"> any of the funds from the contract?  They </w:t>
      </w:r>
      <w:r w:rsidR="00311026" w:rsidRPr="00311026">
        <w:rPr>
          <w:b/>
        </w:rPr>
        <w:t>conspired</w:t>
      </w:r>
      <w:r w:rsidR="00311026">
        <w:t xml:space="preserve"> to commit s.327-329 POCA by receiving funds from crime. I think ‘agreed to’ does cover this. </w:t>
      </w:r>
    </w:p>
  </w:comment>
  <w:comment w:id="47" w:author="Nick Stoop" w:date="2019-01-23T12:09:00Z" w:initials="NS">
    <w:p w14:paraId="7EAEB6CB" w14:textId="77777777" w:rsidR="00E75E85" w:rsidRDefault="00E75E85" w:rsidP="001C3CED">
      <w:pPr>
        <w:pStyle w:val="CommentText"/>
      </w:pPr>
      <w:r>
        <w:rPr>
          <w:rStyle w:val="CommentReference"/>
        </w:rPr>
        <w:annotationRef/>
      </w:r>
      <w:r>
        <w:rPr>
          <w:rStyle w:val="CommentReference"/>
        </w:rPr>
        <w:t>Do we need all of this?</w:t>
      </w:r>
    </w:p>
  </w:comment>
  <w:comment w:id="48" w:author="Nick Stoop" w:date="2019-01-21T18:37:00Z" w:initials="NS">
    <w:p w14:paraId="0FA793B1" w14:textId="77777777" w:rsidR="00E75E85" w:rsidRDefault="00E75E85" w:rsidP="001C3CED">
      <w:pPr>
        <w:pStyle w:val="CommentText"/>
      </w:pPr>
      <w:r>
        <w:rPr>
          <w:rStyle w:val="CommentReference"/>
        </w:rPr>
        <w:annotationRef/>
      </w:r>
      <w:r>
        <w:t>Evidence:</w:t>
      </w:r>
    </w:p>
    <w:p w14:paraId="2AD9B037" w14:textId="77777777" w:rsidR="00E75E85" w:rsidRDefault="00E75E85" w:rsidP="001C3CED">
      <w:pPr>
        <w:pStyle w:val="CommentText"/>
        <w:numPr>
          <w:ilvl w:val="0"/>
          <w:numId w:val="10"/>
        </w:numPr>
      </w:pPr>
      <w:r>
        <w:t>Senussi asked Takieddine in 2006 to take cash to Sarkozy.  First shipment was €1.5m.  ZT has publicly confessed to this. Televised interview.</w:t>
      </w:r>
    </w:p>
    <w:p w14:paraId="7C49E952" w14:textId="77777777" w:rsidR="00E75E85" w:rsidRDefault="00E75E85" w:rsidP="001C3CED">
      <w:pPr>
        <w:pStyle w:val="CommentText"/>
      </w:pPr>
    </w:p>
    <w:p w14:paraId="3A88E999" w14:textId="77777777" w:rsidR="00E75E85" w:rsidRDefault="00E75E85" w:rsidP="001C3CED">
      <w:pPr>
        <w:pStyle w:val="CommentText"/>
        <w:numPr>
          <w:ilvl w:val="0"/>
          <w:numId w:val="10"/>
        </w:numPr>
      </w:pPr>
      <w:r>
        <w:t xml:space="preserve">Takieddine took care of Senussi’s son Mohammed (Gaddafi’s nephew) –c. €1m per month.  Mohammed was arrested in London and charged </w:t>
      </w:r>
      <w:r w:rsidRPr="003919F2">
        <w:t>with unlawful wounding, inflicting grievous bodily harm and assault occasioning actual bodily harm</w:t>
      </w:r>
      <w:r>
        <w:t xml:space="preserve"> (he beat up 2 escort girls, breaking the face of one of them in seven places).  ZT interfered/perverted the course of justice – he wrote to the British government threatening problems with Libya and also hired detectives to threaten and entrap the girls.  The trial at Southwark collapsed half-way through, after agents threatened the mother of one of the girls, having tracked her down to a remote village in Brazil</w:t>
      </w:r>
    </w:p>
  </w:comment>
  <w:comment w:id="49" w:author="Nick Stoop" w:date="2019-01-21T20:29:00Z" w:initials="NS">
    <w:p w14:paraId="31766155" w14:textId="77777777" w:rsidR="00E75E85" w:rsidRDefault="00E75E85" w:rsidP="001C3CED">
      <w:pPr>
        <w:pStyle w:val="CommentText"/>
      </w:pPr>
      <w:r>
        <w:rPr>
          <w:rStyle w:val="CommentReference"/>
        </w:rPr>
        <w:annotationRef/>
      </w:r>
      <w:r>
        <w:t>Evidence: FIDH</w:t>
      </w:r>
    </w:p>
  </w:comment>
  <w:comment w:id="50" w:author="Nick Stoop" w:date="2019-01-23T17:09:00Z" w:initials="NS">
    <w:p w14:paraId="2580D00C" w14:textId="77777777" w:rsidR="00E75E85" w:rsidRDefault="00E75E85" w:rsidP="001C3CED">
      <w:pPr>
        <w:pStyle w:val="CommentText"/>
      </w:pPr>
      <w:r>
        <w:rPr>
          <w:rStyle w:val="CommentReference"/>
        </w:rPr>
        <w:annotationRef/>
      </w:r>
      <w:r>
        <w:t>Wikipedia (google-translated from French): “</w:t>
      </w:r>
      <w:r w:rsidRPr="003919F2">
        <w:t xml:space="preserve">On 17 March 2012, Abdallah </w:t>
      </w:r>
      <w:proofErr w:type="spellStart"/>
      <w:r w:rsidRPr="003919F2">
        <w:t>Senoussi</w:t>
      </w:r>
      <w:proofErr w:type="spellEnd"/>
      <w:r w:rsidRPr="003919F2">
        <w:t xml:space="preserve"> was arrested at the Nouakchott Airport (Mauritania) from Casablanca with a fake Malian passport6. On 5 September 2012, it is handed over by Mauritania to the Libyan authorities7. During his trial in September 2012, he says "With regard to the support given to Western personalities to enable them to gain power, the sum of 5 million euros was paid for the campaign of French President Nicolas Sarkozy in 2006-2007. I personally supervised the transfer of this sum via a French intermediary, in the person of the chief of staff of the Minister of the Interior. Sarkozy was then minister of the interior. There was also a second intermediary named Takieddine. Heard separately, Ziad Takieddine provides a testimony in all points concordant</w:t>
      </w:r>
      <w:r>
        <w:t xml:space="preserve">” </w:t>
      </w:r>
    </w:p>
  </w:comment>
  <w:comment w:id="51" w:author="Nick Stoop" w:date="2019-01-23T21:40:00Z" w:initials="NS">
    <w:p w14:paraId="59BA31DA" w14:textId="77777777" w:rsidR="00E75E85" w:rsidRDefault="00E75E85" w:rsidP="001C3CED">
      <w:pPr>
        <w:pStyle w:val="CommentText"/>
      </w:pPr>
      <w:r>
        <w:rPr>
          <w:rStyle w:val="CommentReference"/>
        </w:rPr>
        <w:annotationRef/>
      </w:r>
      <w:r>
        <w:t>By a French court</w:t>
      </w:r>
    </w:p>
  </w:comment>
  <w:comment w:id="52" w:author="Nick Stoop" w:date="2019-01-23T17:20:00Z" w:initials="NS">
    <w:p w14:paraId="57175BB3" w14:textId="77777777" w:rsidR="00E75E85" w:rsidRDefault="00E75E85" w:rsidP="001C3CED">
      <w:pPr>
        <w:pStyle w:val="CommentText"/>
      </w:pPr>
      <w:r>
        <w:rPr>
          <w:rStyle w:val="CommentReference"/>
        </w:rPr>
        <w:annotationRef/>
      </w:r>
      <w:r>
        <w:t>Wikipedia (and elsewhere)</w:t>
      </w:r>
    </w:p>
  </w:comment>
  <w:comment w:id="53" w:author="Nick Stoop" w:date="2019-01-14T17:43:00Z" w:initials="NS">
    <w:p w14:paraId="3625C442" w14:textId="77777777" w:rsidR="00E75E85" w:rsidRDefault="00E75E85" w:rsidP="001C3CED">
      <w:pPr>
        <w:pStyle w:val="CommentText"/>
      </w:pPr>
      <w:r>
        <w:rPr>
          <w:rStyle w:val="CommentReference"/>
        </w:rPr>
        <w:annotationRef/>
      </w:r>
      <w:r>
        <w:t xml:space="preserve">More on </w:t>
      </w:r>
      <w:proofErr w:type="spellStart"/>
      <w:r>
        <w:t>Amesys</w:t>
      </w:r>
      <w:proofErr w:type="spellEnd"/>
    </w:p>
  </w:comment>
  <w:comment w:id="54" w:author="User" w:date="2019-01-31T15:09:00Z" w:initials="U">
    <w:p w14:paraId="4E1593E0" w14:textId="6E44DA70" w:rsidR="00311026" w:rsidRDefault="00311026">
      <w:pPr>
        <w:pStyle w:val="CommentText"/>
      </w:pPr>
      <w:r>
        <w:rPr>
          <w:rStyle w:val="CommentReference"/>
        </w:rPr>
        <w:annotationRef/>
      </w:r>
      <w:r>
        <w:t>Reasonable to infer, ought to have…?</w:t>
      </w:r>
    </w:p>
  </w:comment>
  <w:comment w:id="55" w:author="Nick Stoop" w:date="2019-01-18T09:27:00Z" w:initials="NS">
    <w:p w14:paraId="61E6F6D6" w14:textId="77777777" w:rsidR="00E75E85" w:rsidRDefault="00E75E85" w:rsidP="001C3CED">
      <w:pPr>
        <w:pStyle w:val="CommentText"/>
      </w:pPr>
      <w:r>
        <w:rPr>
          <w:rStyle w:val="CommentReference"/>
        </w:rPr>
        <w:annotationRef/>
      </w:r>
      <w:r>
        <w:t>From the FIDH report:</w:t>
      </w:r>
    </w:p>
    <w:p w14:paraId="749847EE" w14:textId="77777777" w:rsidR="00E75E85" w:rsidRDefault="00E75E85" w:rsidP="001C3CED">
      <w:pPr>
        <w:pStyle w:val="CommentText"/>
      </w:pPr>
    </w:p>
    <w:p w14:paraId="110C6DA6" w14:textId="77777777" w:rsidR="00E75E85" w:rsidRDefault="00E75E85" w:rsidP="001C3CED">
      <w:pPr>
        <w:pStyle w:val="CommentText"/>
        <w:rPr>
          <w:rFonts w:ascii="Calibri" w:hAnsi="Calibri" w:cs="Calibri"/>
          <w:lang w:val="en"/>
        </w:rPr>
      </w:pPr>
      <w:r w:rsidRPr="00832F31">
        <w:rPr>
          <w:rFonts w:ascii="Calibri" w:hAnsi="Calibri" w:cs="Calibri"/>
          <w:lang w:val="en"/>
        </w:rPr>
        <w:t>Given the sinister</w:t>
      </w:r>
      <w:r>
        <w:rPr>
          <w:rFonts w:ascii="Calibri" w:hAnsi="Calibri" w:cs="Calibri"/>
          <w:lang w:val="en"/>
        </w:rPr>
        <w:t xml:space="preserve"> </w:t>
      </w:r>
      <w:r w:rsidRPr="00832F31">
        <w:rPr>
          <w:rFonts w:ascii="Calibri" w:hAnsi="Calibri" w:cs="Calibri"/>
          <w:lang w:val="en"/>
        </w:rPr>
        <w:t xml:space="preserve">reputation of Muammar Gaddafi and his security structures – regularly </w:t>
      </w:r>
      <w:proofErr w:type="spellStart"/>
      <w:r w:rsidRPr="00832F31">
        <w:rPr>
          <w:rFonts w:ascii="Calibri" w:hAnsi="Calibri" w:cs="Calibri"/>
          <w:lang w:val="en"/>
        </w:rPr>
        <w:t>criticised</w:t>
      </w:r>
      <w:proofErr w:type="spellEnd"/>
      <w:r w:rsidRPr="00832F31">
        <w:rPr>
          <w:rFonts w:ascii="Calibri" w:hAnsi="Calibri" w:cs="Calibri"/>
          <w:lang w:val="en"/>
        </w:rPr>
        <w:t xml:space="preserve"> by international</w:t>
      </w:r>
      <w:r>
        <w:rPr>
          <w:rFonts w:ascii="Calibri" w:hAnsi="Calibri" w:cs="Calibri"/>
          <w:lang w:val="en"/>
        </w:rPr>
        <w:t xml:space="preserve"> </w:t>
      </w:r>
      <w:r w:rsidRPr="00832F31">
        <w:rPr>
          <w:rFonts w:ascii="Calibri" w:hAnsi="Calibri" w:cs="Calibri"/>
          <w:lang w:val="en"/>
        </w:rPr>
        <w:t xml:space="preserve">human rights </w:t>
      </w:r>
      <w:proofErr w:type="spellStart"/>
      <w:r w:rsidRPr="00832F31">
        <w:rPr>
          <w:rFonts w:ascii="Calibri" w:hAnsi="Calibri" w:cs="Calibri"/>
          <w:lang w:val="en"/>
        </w:rPr>
        <w:t>organisations</w:t>
      </w:r>
      <w:proofErr w:type="spellEnd"/>
      <w:r w:rsidRPr="00832F31">
        <w:rPr>
          <w:rFonts w:ascii="Calibri" w:hAnsi="Calibri" w:cs="Calibri"/>
          <w:lang w:val="en"/>
        </w:rPr>
        <w:t xml:space="preserve"> – </w:t>
      </w:r>
      <w:proofErr w:type="spellStart"/>
      <w:r w:rsidRPr="00832F31">
        <w:rPr>
          <w:rFonts w:ascii="Calibri" w:hAnsi="Calibri" w:cs="Calibri"/>
          <w:lang w:val="en"/>
        </w:rPr>
        <w:t>Amesys</w:t>
      </w:r>
      <w:proofErr w:type="spellEnd"/>
      <w:r w:rsidRPr="00832F31">
        <w:rPr>
          <w:rFonts w:ascii="Calibri" w:hAnsi="Calibri" w:cs="Calibri"/>
          <w:lang w:val="en"/>
        </w:rPr>
        <w:t xml:space="preserve"> must have known that the Libyan regime would use the</w:t>
      </w:r>
      <w:r>
        <w:rPr>
          <w:rFonts w:ascii="Calibri" w:hAnsi="Calibri" w:cs="Calibri"/>
          <w:lang w:val="en"/>
        </w:rPr>
        <w:t xml:space="preserve"> </w:t>
      </w:r>
      <w:r w:rsidRPr="00832F31">
        <w:rPr>
          <w:rFonts w:ascii="Calibri" w:hAnsi="Calibri" w:cs="Calibri"/>
          <w:lang w:val="en"/>
        </w:rPr>
        <w:t xml:space="preserve">technology as a means of oppression. This is especially so when one considers that </w:t>
      </w:r>
      <w:proofErr w:type="spellStart"/>
      <w:r w:rsidRPr="00832F31">
        <w:rPr>
          <w:rFonts w:ascii="Calibri" w:hAnsi="Calibri" w:cs="Calibri"/>
          <w:lang w:val="en"/>
        </w:rPr>
        <w:t>Amesys’s</w:t>
      </w:r>
      <w:proofErr w:type="spellEnd"/>
      <w:r>
        <w:rPr>
          <w:rFonts w:ascii="Calibri" w:hAnsi="Calibri" w:cs="Calibri"/>
          <w:lang w:val="en"/>
        </w:rPr>
        <w:t xml:space="preserve"> </w:t>
      </w:r>
      <w:r w:rsidRPr="00832F31">
        <w:rPr>
          <w:rFonts w:ascii="Calibri" w:hAnsi="Calibri" w:cs="Calibri"/>
          <w:lang w:val="en"/>
        </w:rPr>
        <w:t>interlocutor for signing the agreement was none other than Abdallah Senussi, the head of Libyan</w:t>
      </w:r>
      <w:r>
        <w:rPr>
          <w:rFonts w:ascii="Calibri" w:hAnsi="Calibri" w:cs="Calibri"/>
          <w:lang w:val="en"/>
        </w:rPr>
        <w:t xml:space="preserve"> </w:t>
      </w:r>
      <w:r w:rsidRPr="00832F31">
        <w:rPr>
          <w:rFonts w:ascii="Calibri" w:hAnsi="Calibri" w:cs="Calibri"/>
          <w:lang w:val="en"/>
        </w:rPr>
        <w:t>intelligence who had been convicted in 1989 by the Criminal Court (</w:t>
      </w:r>
      <w:proofErr w:type="spellStart"/>
      <w:r w:rsidRPr="00832F31">
        <w:rPr>
          <w:rFonts w:ascii="Calibri" w:hAnsi="Calibri" w:cs="Calibri"/>
          <w:lang w:val="en"/>
        </w:rPr>
        <w:t>Cour</w:t>
      </w:r>
      <w:proofErr w:type="spellEnd"/>
      <w:r w:rsidRPr="00832F31">
        <w:rPr>
          <w:rFonts w:ascii="Calibri" w:hAnsi="Calibri" w:cs="Calibri"/>
          <w:lang w:val="en"/>
        </w:rPr>
        <w:t xml:space="preserve"> </w:t>
      </w:r>
      <w:proofErr w:type="spellStart"/>
      <w:r w:rsidRPr="00832F31">
        <w:rPr>
          <w:rFonts w:ascii="Calibri" w:hAnsi="Calibri" w:cs="Calibri"/>
          <w:lang w:val="en"/>
        </w:rPr>
        <w:t>d’assises</w:t>
      </w:r>
      <w:proofErr w:type="spellEnd"/>
      <w:r w:rsidRPr="00832F31">
        <w:rPr>
          <w:rFonts w:ascii="Calibri" w:hAnsi="Calibri" w:cs="Calibri"/>
          <w:lang w:val="en"/>
        </w:rPr>
        <w:t>) of Paris for</w:t>
      </w:r>
      <w:r>
        <w:rPr>
          <w:rFonts w:ascii="Calibri" w:hAnsi="Calibri" w:cs="Calibri"/>
          <w:lang w:val="en"/>
        </w:rPr>
        <w:t xml:space="preserve"> </w:t>
      </w:r>
      <w:r w:rsidRPr="00832F31">
        <w:rPr>
          <w:rFonts w:ascii="Calibri" w:hAnsi="Calibri" w:cs="Calibri"/>
          <w:lang w:val="en"/>
        </w:rPr>
        <w:t>acts of terrorism and who, at the time the complaint was lodged, was the subject of an International</w:t>
      </w:r>
      <w:r>
        <w:rPr>
          <w:rFonts w:ascii="Calibri" w:hAnsi="Calibri" w:cs="Calibri"/>
          <w:lang w:val="en"/>
        </w:rPr>
        <w:t xml:space="preserve"> </w:t>
      </w:r>
      <w:r w:rsidRPr="00832F31">
        <w:rPr>
          <w:rFonts w:ascii="Calibri" w:hAnsi="Calibri" w:cs="Calibri"/>
          <w:lang w:val="en"/>
        </w:rPr>
        <w:t>Criminal Court international arrest warrant for crimes against humanity</w:t>
      </w:r>
      <w:r>
        <w:rPr>
          <w:rFonts w:ascii="Calibri" w:hAnsi="Calibri" w:cs="Calibri"/>
          <w:lang w:val="en"/>
        </w:rPr>
        <w:t>…</w:t>
      </w:r>
    </w:p>
    <w:p w14:paraId="24D73A45" w14:textId="77777777" w:rsidR="00E75E85" w:rsidRDefault="00E75E85" w:rsidP="001C3CED">
      <w:pPr>
        <w:autoSpaceDE w:val="0"/>
        <w:autoSpaceDN w:val="0"/>
        <w:adjustRightInd w:val="0"/>
        <w:spacing w:after="0" w:line="240" w:lineRule="auto"/>
        <w:rPr>
          <w:rFonts w:ascii="Times-Roman" w:hAnsi="Times-Roman" w:cs="Times-Roman"/>
          <w:sz w:val="21"/>
          <w:szCs w:val="21"/>
        </w:rPr>
      </w:pPr>
      <w:r>
        <w:t>…</w:t>
      </w:r>
      <w:r w:rsidRPr="00832F31">
        <w:rPr>
          <w:rFonts w:ascii="Times-Roman" w:hAnsi="Times-Roman" w:cs="Times-Roman"/>
          <w:sz w:val="21"/>
          <w:szCs w:val="21"/>
        </w:rPr>
        <w:t xml:space="preserve"> </w:t>
      </w:r>
      <w:r>
        <w:rPr>
          <w:rFonts w:ascii="Times-Roman" w:hAnsi="Times-Roman" w:cs="Times-Roman"/>
          <w:sz w:val="21"/>
          <w:szCs w:val="21"/>
        </w:rPr>
        <w:t xml:space="preserve">That programme was specifically aimed at </w:t>
      </w:r>
      <w:proofErr w:type="spellStart"/>
      <w:proofErr w:type="gramStart"/>
      <w:r>
        <w:rPr>
          <w:rFonts w:ascii="Times-Roman" w:hAnsi="Times-Roman" w:cs="Times-Roman"/>
          <w:sz w:val="21"/>
          <w:szCs w:val="21"/>
        </w:rPr>
        <w:t>modernising,perfecting</w:t>
      </w:r>
      <w:proofErr w:type="spellEnd"/>
      <w:proofErr w:type="gramEnd"/>
      <w:r>
        <w:rPr>
          <w:rFonts w:ascii="Times-Roman" w:hAnsi="Times-Roman" w:cs="Times-Roman"/>
          <w:sz w:val="21"/>
          <w:szCs w:val="21"/>
        </w:rPr>
        <w:t xml:space="preserve"> and extending the durability of the system used for the identification, surveillance and</w:t>
      </w:r>
    </w:p>
    <w:p w14:paraId="6FE32F0C" w14:textId="77777777" w:rsidR="00E75E85" w:rsidRDefault="00E75E85" w:rsidP="001C3CED">
      <w:pPr>
        <w:pStyle w:val="CommentText"/>
      </w:pPr>
      <w:r>
        <w:rPr>
          <w:rFonts w:ascii="Times-Roman" w:hAnsi="Times-Roman" w:cs="Times-Roman"/>
          <w:sz w:val="21"/>
          <w:szCs w:val="21"/>
        </w:rPr>
        <w:t>elimination of opponents by intelligence authorities.</w:t>
      </w:r>
    </w:p>
  </w:comment>
  <w:comment w:id="56" w:author="User" w:date="2019-01-29T19:26:00Z" w:initials="U">
    <w:p w14:paraId="46DD0176" w14:textId="2C0D52C0" w:rsidR="00E75E85" w:rsidRPr="007D10D4" w:rsidRDefault="00E75E85">
      <w:pPr>
        <w:pStyle w:val="CommentText"/>
        <w:rPr>
          <w:lang w:val="fr-CH"/>
        </w:rPr>
      </w:pPr>
      <w:r>
        <w:rPr>
          <w:rStyle w:val="CommentReference"/>
        </w:rPr>
        <w:annotationRef/>
      </w:r>
      <w:proofErr w:type="spellStart"/>
      <w:proofErr w:type="gramStart"/>
      <w:r w:rsidRPr="007D10D4">
        <w:rPr>
          <w:lang w:val="fr-CH"/>
        </w:rPr>
        <w:t>evidence</w:t>
      </w:r>
      <w:proofErr w:type="spellEnd"/>
      <w:r w:rsidRPr="007D10D4">
        <w:rPr>
          <w:lang w:val="fr-CH"/>
        </w:rPr>
        <w:t>?</w:t>
      </w:r>
      <w:proofErr w:type="gramEnd"/>
    </w:p>
  </w:comment>
  <w:comment w:id="57" w:author="Nick Stoop" w:date="2019-01-23T18:33:00Z" w:initials="NS">
    <w:p w14:paraId="7990D239" w14:textId="77777777" w:rsidR="00E75E85" w:rsidRPr="007D10D4" w:rsidRDefault="00E75E85" w:rsidP="001C3CED">
      <w:pPr>
        <w:pStyle w:val="CommentText"/>
        <w:rPr>
          <w:lang w:val="fr-CH"/>
        </w:rPr>
      </w:pPr>
      <w:r>
        <w:rPr>
          <w:rStyle w:val="CommentReference"/>
        </w:rPr>
        <w:annotationRef/>
      </w:r>
      <w:r>
        <w:rPr>
          <w:rStyle w:val="CommentReference"/>
        </w:rPr>
        <w:annotationRef/>
      </w:r>
      <w:r w:rsidRPr="007D10D4">
        <w:rPr>
          <w:lang w:val="fr-CH"/>
        </w:rPr>
        <w:t>Le Temps.  20160408</w:t>
      </w:r>
    </w:p>
  </w:comment>
  <w:comment w:id="58" w:author="Nick Stoop" w:date="2019-01-23T18:33:00Z" w:initials="NS">
    <w:p w14:paraId="43DDC014" w14:textId="77777777" w:rsidR="00E75E85" w:rsidRPr="007D10D4" w:rsidRDefault="00E75E85" w:rsidP="001C3CED">
      <w:pPr>
        <w:pStyle w:val="CommentText"/>
        <w:rPr>
          <w:lang w:val="fr-CH"/>
        </w:rPr>
      </w:pPr>
      <w:r>
        <w:rPr>
          <w:rStyle w:val="CommentReference"/>
        </w:rPr>
        <w:annotationRef/>
      </w:r>
      <w:r w:rsidRPr="007D10D4">
        <w:rPr>
          <w:lang w:val="fr-CH"/>
        </w:rPr>
        <w:t xml:space="preserve">Tribune de </w:t>
      </w:r>
      <w:proofErr w:type="spellStart"/>
      <w:r w:rsidRPr="007D10D4">
        <w:rPr>
          <w:lang w:val="fr-CH"/>
        </w:rPr>
        <w:t>Geneve</w:t>
      </w:r>
      <w:proofErr w:type="spellEnd"/>
    </w:p>
  </w:comment>
  <w:comment w:id="59" w:author="Nick Stoop" w:date="2019-01-28T17:51:00Z" w:initials="NS">
    <w:p w14:paraId="2D1EA458" w14:textId="77777777" w:rsidR="00E75E85" w:rsidRDefault="00E75E85" w:rsidP="001C3CED">
      <w:pPr>
        <w:pStyle w:val="CommentText"/>
      </w:pPr>
      <w:r>
        <w:rPr>
          <w:rStyle w:val="CommentReference"/>
        </w:rPr>
        <w:annotationRef/>
      </w:r>
      <w:r>
        <w:t>Demand that Barclays does not destroy its records</w:t>
      </w:r>
    </w:p>
  </w:comment>
  <w:comment w:id="60" w:author="Nick Stoop" w:date="2019-01-17T14:03:00Z" w:initials="NS">
    <w:p w14:paraId="0B939F16" w14:textId="77777777" w:rsidR="00E75E85" w:rsidRDefault="00E75E85" w:rsidP="001C3CED">
      <w:pPr>
        <w:pStyle w:val="CommentText"/>
      </w:pPr>
      <w:r>
        <w:rPr>
          <w:rStyle w:val="CommentReference"/>
        </w:rPr>
        <w:annotationRef/>
      </w:r>
      <w:r>
        <w:t>Define Paris Property (here or above)</w:t>
      </w:r>
    </w:p>
  </w:comment>
  <w:comment w:id="61" w:author="User" w:date="2019-01-29T19:28:00Z" w:initials="U">
    <w:p w14:paraId="162C54E9" w14:textId="7C63D8F1" w:rsidR="00E75E85" w:rsidRDefault="00E75E85">
      <w:pPr>
        <w:pStyle w:val="CommentText"/>
      </w:pPr>
      <w:r>
        <w:rPr>
          <w:rStyle w:val="CommentReference"/>
        </w:rPr>
        <w:annotationRef/>
      </w:r>
      <w:r>
        <w:t>Injure?</w:t>
      </w:r>
    </w:p>
  </w:comment>
  <w:comment w:id="62" w:author="Nick Stoop" w:date="2019-01-28T14:56:00Z" w:initials="NS">
    <w:p w14:paraId="394ABDAC" w14:textId="77777777" w:rsidR="00E75E85" w:rsidRDefault="00E75E85" w:rsidP="001C3CED">
      <w:pPr>
        <w:pStyle w:val="CommentText"/>
      </w:pPr>
      <w:r>
        <w:rPr>
          <w:rStyle w:val="CommentReference"/>
        </w:rPr>
        <w:annotationRef/>
      </w:r>
      <w:r>
        <w:t>Find testimony. AF given a car.</w:t>
      </w:r>
    </w:p>
  </w:comment>
  <w:comment w:id="63" w:author="Nick Stoop" w:date="2019-01-17T15:42:00Z" w:initials="NS">
    <w:p w14:paraId="035B4F8C" w14:textId="77777777" w:rsidR="00E75E85" w:rsidRDefault="00E75E85" w:rsidP="001C3CED">
      <w:r>
        <w:rPr>
          <w:rStyle w:val="CommentReference"/>
        </w:rPr>
        <w:annotationRef/>
      </w:r>
      <w:r>
        <w:t>Evidence: We have copies of the police files.  They have also appeared in the French press.</w:t>
      </w:r>
    </w:p>
    <w:p w14:paraId="61075C17" w14:textId="77777777" w:rsidR="00E75E85" w:rsidRDefault="00E75E85" w:rsidP="001C3CED"/>
  </w:comment>
  <w:comment w:id="64" w:author="Nick Stoop" w:date="2019-01-28T16:18:00Z" w:initials="NS">
    <w:p w14:paraId="7264BAF7" w14:textId="77777777" w:rsidR="00E75E85" w:rsidRPr="001C3CED" w:rsidRDefault="00E75E85" w:rsidP="001C3CED">
      <w:pPr>
        <w:pStyle w:val="CommentText"/>
        <w:rPr>
          <w:lang w:val="fr-FR"/>
        </w:rPr>
      </w:pPr>
      <w:r>
        <w:rPr>
          <w:rStyle w:val="CommentReference"/>
        </w:rPr>
        <w:annotationRef/>
      </w:r>
      <w:r w:rsidRPr="001C3CED">
        <w:rPr>
          <w:rFonts w:cs="Calibri"/>
          <w:i/>
          <w:lang w:val="fr-FR"/>
        </w:rPr>
        <w:t xml:space="preserve">“Lors de cette réunion, il me dit qu'il avait décidé d'emprunter à la BARCLAYS MONACO parce qu'il avait besoin de trésorerie pour ses affaires, qu'il avait des dettes à rembourser, notamment une échéance à payer, il avait aussi l'avion qu'il voulait acquérir. je ne voulais pas signer. Quand il m'a dit la somme qu'il voulait emprunter, j'étais sous le choc. La banque souhaitait une garantie. Il m'a répondu que de toute façon, en tant que gérant je n'étais pas responsable. Il m'a aussi dit qu'il se portait garant à titre personnel. </w:t>
      </w:r>
      <w:proofErr w:type="gramStart"/>
      <w:r w:rsidRPr="001C3CED">
        <w:rPr>
          <w:rFonts w:cs="Calibri"/>
          <w:i/>
          <w:lang w:val="fr-FR"/>
        </w:rPr>
        <w:t>je</w:t>
      </w:r>
      <w:proofErr w:type="gramEnd"/>
      <w:r w:rsidRPr="001C3CED">
        <w:rPr>
          <w:rFonts w:cs="Calibri"/>
          <w:i/>
          <w:lang w:val="fr-FR"/>
        </w:rPr>
        <w:t xml:space="preserve"> n'ai su qu'après que cela pouvait poser problème. Il a signé devant moi la garantie. J'ai signé ces documents à mon tour.”</w:t>
      </w:r>
    </w:p>
  </w:comment>
  <w:comment w:id="65" w:author="User" w:date="2019-01-31T15:12:00Z" w:initials="U">
    <w:p w14:paraId="627CF292" w14:textId="7ADE7BFF" w:rsidR="00311026" w:rsidRDefault="00311026">
      <w:pPr>
        <w:pStyle w:val="CommentText"/>
      </w:pPr>
      <w:r>
        <w:rPr>
          <w:rStyle w:val="CommentReference"/>
        </w:rPr>
        <w:annotationRef/>
      </w:r>
      <w:r>
        <w:t>Block capital</w:t>
      </w:r>
      <w:r w:rsidR="00A07958">
        <w:t>s for names?</w:t>
      </w:r>
    </w:p>
  </w:comment>
  <w:comment w:id="66" w:author="Nick Stoop" w:date="2019-01-14T11:45:00Z" w:initials="NS">
    <w:p w14:paraId="1D65830E" w14:textId="77777777" w:rsidR="00E75E85" w:rsidRDefault="00E75E85" w:rsidP="001C3CED">
      <w:pPr>
        <w:pStyle w:val="CommentText"/>
      </w:pPr>
      <w:r>
        <w:rPr>
          <w:rStyle w:val="CommentReference"/>
        </w:rPr>
        <w:annotationRef/>
      </w:r>
      <w:r>
        <w:t>Separate section - Forced to leave Barclays due to dishonest dealings with ZT</w:t>
      </w:r>
    </w:p>
  </w:comment>
  <w:comment w:id="67" w:author="Nick Stoop" w:date="2019-01-28T18:10:00Z" w:initials="NS">
    <w:p w14:paraId="5A616429" w14:textId="77777777" w:rsidR="00E75E85" w:rsidRDefault="00E75E85" w:rsidP="001C3CED">
      <w:pPr>
        <w:pStyle w:val="CommentText"/>
      </w:pPr>
      <w:r>
        <w:rPr>
          <w:rStyle w:val="CommentReference"/>
        </w:rPr>
        <w:annotationRef/>
      </w:r>
      <w:r>
        <w:t>Dated?</w:t>
      </w:r>
    </w:p>
  </w:comment>
  <w:comment w:id="74" w:author="User" w:date="2019-01-31T15:14:00Z" w:initials="U">
    <w:p w14:paraId="360171DF" w14:textId="77777777" w:rsidR="00A07958" w:rsidRDefault="00A07958">
      <w:pPr>
        <w:pStyle w:val="CommentText"/>
      </w:pPr>
      <w:r>
        <w:rPr>
          <w:rStyle w:val="CommentReference"/>
        </w:rPr>
        <w:annotationRef/>
      </w:r>
      <w:r>
        <w:t>Are we stating loan or loans?</w:t>
      </w:r>
    </w:p>
    <w:p w14:paraId="67743888" w14:textId="08BC2C70" w:rsidR="00A07958" w:rsidRDefault="00A07958">
      <w:pPr>
        <w:pStyle w:val="CommentText"/>
      </w:pPr>
    </w:p>
  </w:comment>
  <w:comment w:id="75" w:author="User" w:date="2019-01-29T18:32:00Z" w:initials="U">
    <w:p w14:paraId="06566632" w14:textId="77777777" w:rsidR="00E75E85" w:rsidRDefault="00E75E85" w:rsidP="00E75E85">
      <w:pPr>
        <w:pStyle w:val="CommentText"/>
      </w:pPr>
      <w:r>
        <w:rPr>
          <w:rStyle w:val="CommentReference"/>
        </w:rPr>
        <w:annotationRef/>
      </w:r>
      <w:r>
        <w:t>Edit perhaps?</w:t>
      </w:r>
    </w:p>
  </w:comment>
  <w:comment w:id="76" w:author="User" w:date="2019-01-31T15:15:00Z" w:initials="U">
    <w:p w14:paraId="707A3FCA" w14:textId="5510A8AA" w:rsidR="00A07958" w:rsidRDefault="00A07958">
      <w:pPr>
        <w:pStyle w:val="CommentText"/>
      </w:pPr>
      <w:r>
        <w:rPr>
          <w:rStyle w:val="CommentReference"/>
        </w:rPr>
        <w:annotationRef/>
      </w:r>
      <w:r>
        <w:t>Too strong?</w:t>
      </w:r>
    </w:p>
  </w:comment>
  <w:comment w:id="78" w:author="User" w:date="2019-01-29T17:06:00Z" w:initials="U">
    <w:p w14:paraId="3B9B3AB2" w14:textId="77777777" w:rsidR="00E75E85" w:rsidRDefault="00E75E85" w:rsidP="00E75E85">
      <w:pPr>
        <w:pStyle w:val="CommentText"/>
      </w:pPr>
      <w:r>
        <w:rPr>
          <w:rStyle w:val="CommentReference"/>
        </w:rPr>
        <w:annotationRef/>
      </w:r>
      <w:r>
        <w:t>Date?</w:t>
      </w:r>
    </w:p>
    <w:p w14:paraId="4D2790C9" w14:textId="77777777" w:rsidR="00E75E85" w:rsidRDefault="00E75E85" w:rsidP="00E75E85">
      <w:pPr>
        <w:pStyle w:val="CommentText"/>
      </w:pPr>
    </w:p>
  </w:comment>
  <w:comment w:id="79" w:author="Nick Stoop" w:date="2019-01-23T19:49:00Z" w:initials="NS">
    <w:p w14:paraId="01EA4BDC" w14:textId="77777777" w:rsidR="00E75E85" w:rsidRDefault="00E75E85" w:rsidP="00E75E85">
      <w:pPr>
        <w:pStyle w:val="CommentText"/>
      </w:pPr>
      <w:r>
        <w:rPr>
          <w:rStyle w:val="CommentReference"/>
        </w:rPr>
        <w:annotationRef/>
      </w:r>
      <w:r>
        <w:t>The Credit Report confirms this, as does the completion statement.</w:t>
      </w:r>
    </w:p>
  </w:comment>
  <w:comment w:id="77" w:author="User" w:date="2019-01-29T18:49:00Z" w:initials="U">
    <w:p w14:paraId="146CEC6C" w14:textId="77777777" w:rsidR="00E75E85" w:rsidRDefault="00E75E85" w:rsidP="00E75E85">
      <w:pPr>
        <w:pStyle w:val="CommentText"/>
      </w:pPr>
      <w:r>
        <w:rPr>
          <w:rStyle w:val="CommentReference"/>
        </w:rPr>
        <w:annotationRef/>
      </w:r>
      <w:r>
        <w:t>Repetition?</w:t>
      </w:r>
    </w:p>
  </w:comment>
  <w:comment w:id="80" w:author="User" w:date="2019-01-31T15:16:00Z" w:initials="U">
    <w:p w14:paraId="7B235EE4" w14:textId="73B6E8A2" w:rsidR="00A07958" w:rsidRDefault="00A07958">
      <w:pPr>
        <w:pStyle w:val="CommentText"/>
      </w:pPr>
      <w:r>
        <w:rPr>
          <w:rStyle w:val="CommentReference"/>
        </w:rPr>
        <w:annotationRef/>
      </w:r>
      <w:r>
        <w:t>Why secret?</w:t>
      </w:r>
    </w:p>
  </w:comment>
  <w:comment w:id="82" w:author="Nick Stoop" w:date="2019-01-23T19:59:00Z" w:initials="NS">
    <w:p w14:paraId="31B6B93D" w14:textId="77777777" w:rsidR="00E75E85" w:rsidRDefault="00E75E85" w:rsidP="00E75E85">
      <w:pPr>
        <w:pStyle w:val="CommentText"/>
      </w:pPr>
      <w:r>
        <w:rPr>
          <w:rStyle w:val="CommentReference"/>
        </w:rPr>
        <w:annotationRef/>
      </w:r>
      <w:r>
        <w:t>To be re-written.  We have full visibility of all of the payments including copies of the transfers.  These are summarised in the bank’s completion statement (</w:t>
      </w:r>
      <w:proofErr w:type="spellStart"/>
      <w:r>
        <w:t>n.b.</w:t>
      </w:r>
      <w:proofErr w:type="spellEnd"/>
      <w:r>
        <w:t xml:space="preserve"> the Bank produced a single completion statement even though on paper there were two separate loans)</w:t>
      </w:r>
    </w:p>
  </w:comment>
  <w:comment w:id="83" w:author="Nick Stoop" w:date="2019-01-23T19:57:00Z" w:initials="NS">
    <w:p w14:paraId="49ED2703" w14:textId="77777777" w:rsidR="00E75E85" w:rsidRDefault="00E75E85" w:rsidP="00E75E85">
      <w:pPr>
        <w:pStyle w:val="CommentText"/>
      </w:pPr>
      <w:r>
        <w:rPr>
          <w:rStyle w:val="CommentReference"/>
        </w:rPr>
        <w:annotationRef/>
      </w:r>
      <w:r>
        <w:t>Wrong date?  Need to check</w:t>
      </w:r>
    </w:p>
  </w:comment>
  <w:comment w:id="84" w:author="User" w:date="2019-01-31T15:17:00Z" w:initials="U">
    <w:p w14:paraId="7EFE565A" w14:textId="0A98CABB" w:rsidR="00A07958" w:rsidRDefault="00A07958">
      <w:pPr>
        <w:pStyle w:val="CommentText"/>
      </w:pPr>
      <w:r>
        <w:rPr>
          <w:rStyle w:val="CommentReference"/>
        </w:rPr>
        <w:annotationRef/>
      </w:r>
      <w:r>
        <w:t>How did they know. ‘ought to have’?</w:t>
      </w:r>
    </w:p>
  </w:comment>
  <w:comment w:id="86" w:author="User" w:date="2019-01-29T18:34:00Z" w:initials="U">
    <w:p w14:paraId="29FE6D5E" w14:textId="77777777" w:rsidR="00E75E85" w:rsidRDefault="00E75E85" w:rsidP="00E75E85">
      <w:pPr>
        <w:pStyle w:val="CommentText"/>
      </w:pPr>
      <w:r>
        <w:rPr>
          <w:rStyle w:val="CommentReference"/>
        </w:rPr>
        <w:annotationRef/>
      </w:r>
      <w:r>
        <w:t>Comment about dishonesty?</w:t>
      </w:r>
    </w:p>
  </w:comment>
  <w:comment w:id="91" w:author="User" w:date="2019-01-31T15:20:00Z" w:initials="U">
    <w:p w14:paraId="17FA35E2" w14:textId="4DFCA7AD" w:rsidR="00A07958" w:rsidRDefault="00A07958">
      <w:pPr>
        <w:pStyle w:val="CommentText"/>
      </w:pPr>
      <w:r>
        <w:rPr>
          <w:rStyle w:val="CommentReference"/>
        </w:rPr>
        <w:annotationRef/>
      </w:r>
      <w:proofErr w:type="gramStart"/>
      <w:r>
        <w:t>Indeed</w:t>
      </w:r>
      <w:proofErr w:type="gramEnd"/>
      <w:r>
        <w:t xml:space="preserve"> they talk about it in the CR</w:t>
      </w:r>
    </w:p>
  </w:comment>
  <w:comment w:id="95" w:author="User" w:date="2019-01-31T15:23:00Z" w:initials="U">
    <w:p w14:paraId="2986ADCA" w14:textId="5EC01C4B" w:rsidR="00346BF9" w:rsidRDefault="00346BF9">
      <w:pPr>
        <w:pStyle w:val="CommentText"/>
      </w:pPr>
      <w:r>
        <w:rPr>
          <w:rStyle w:val="CommentReference"/>
        </w:rPr>
        <w:annotationRef/>
      </w:r>
      <w:r>
        <w:t>Caution: His other purpose apart from French tax was to hide it from NJ.</w:t>
      </w:r>
    </w:p>
  </w:comment>
  <w:comment w:id="98" w:author="User" w:date="2019-01-29T18:35:00Z" w:initials="U">
    <w:p w14:paraId="20B6695F" w14:textId="77777777" w:rsidR="00E75E85" w:rsidRDefault="00E75E85" w:rsidP="00E75E85">
      <w:pPr>
        <w:pStyle w:val="CommentText"/>
      </w:pPr>
      <w:r>
        <w:rPr>
          <w:rStyle w:val="CommentReference"/>
        </w:rPr>
        <w:annotationRef/>
      </w:r>
      <w:r>
        <w:t>Perhaps expand</w:t>
      </w:r>
    </w:p>
  </w:comment>
  <w:comment w:id="112" w:author="User" w:date="2019-01-29T16:11:00Z" w:initials="U">
    <w:p w14:paraId="10F51A29" w14:textId="77777777" w:rsidR="00E75E85" w:rsidRDefault="00E75E85" w:rsidP="00E75E85">
      <w:pPr>
        <w:pStyle w:val="CommentText"/>
      </w:pPr>
      <w:r>
        <w:rPr>
          <w:rStyle w:val="CommentReference"/>
        </w:rPr>
        <w:annotationRef/>
      </w:r>
      <w:r>
        <w:t xml:space="preserve">Is it necessary that to show that the equity release itself was money laundering? Or </w:t>
      </w:r>
    </w:p>
  </w:comment>
  <w:comment w:id="115" w:author="User" w:date="2019-01-29T15:09:00Z" w:initials="U">
    <w:p w14:paraId="25F956A9" w14:textId="77777777" w:rsidR="00E75E85" w:rsidRDefault="00E75E85" w:rsidP="00E75E85">
      <w:pPr>
        <w:pStyle w:val="CommentText"/>
      </w:pPr>
      <w:r>
        <w:rPr>
          <w:rStyle w:val="CommentReference"/>
        </w:rPr>
        <w:annotationRef/>
      </w:r>
      <w:r>
        <w:t xml:space="preserve">How did the bank do this? Our argument is that the charges were criminal property. </w:t>
      </w:r>
    </w:p>
  </w:comment>
  <w:comment w:id="142" w:author="User" w:date="2019-01-29T18:55:00Z" w:initials="U">
    <w:p w14:paraId="697E5AF9" w14:textId="77777777" w:rsidR="00E75E85" w:rsidRDefault="00E75E85" w:rsidP="00E75E85">
      <w:pPr>
        <w:pStyle w:val="CommentText"/>
      </w:pPr>
      <w:r>
        <w:rPr>
          <w:rStyle w:val="CommentReference"/>
        </w:rPr>
        <w:annotationRef/>
      </w:r>
      <w:r>
        <w:t>How does the court order affect this argument?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0101CD" w15:done="0"/>
  <w15:commentEx w15:paraId="39AEF24F" w15:done="0"/>
  <w15:commentEx w15:paraId="7ABB000C" w15:done="1"/>
  <w15:commentEx w15:paraId="6D25A284" w15:done="0"/>
  <w15:commentEx w15:paraId="1E8D0E51" w15:done="0"/>
  <w15:commentEx w15:paraId="246AF046" w15:done="0"/>
  <w15:commentEx w15:paraId="67E4BF92" w15:done="0"/>
  <w15:commentEx w15:paraId="359085C5" w15:done="0"/>
  <w15:commentEx w15:paraId="0468B654" w15:paraIdParent="359085C5" w15:done="0"/>
  <w15:commentEx w15:paraId="40276D3D" w15:done="0"/>
  <w15:commentEx w15:paraId="004EADA7" w15:done="0"/>
  <w15:commentEx w15:paraId="6568A1C1" w15:done="0"/>
  <w15:commentEx w15:paraId="7A124AE5" w15:done="0"/>
  <w15:commentEx w15:paraId="2611CEEB" w15:done="0"/>
  <w15:commentEx w15:paraId="2AD01CFE" w15:done="0"/>
  <w15:commentEx w15:paraId="0CF50209" w15:done="0"/>
  <w15:commentEx w15:paraId="128277F3" w15:done="0"/>
  <w15:commentEx w15:paraId="32405BD4" w15:done="0"/>
  <w15:commentEx w15:paraId="7226AEEC" w15:done="0"/>
  <w15:commentEx w15:paraId="0F4F6E95" w15:done="0"/>
  <w15:commentEx w15:paraId="511197AF" w15:done="0"/>
  <w15:commentEx w15:paraId="2AF4E978" w15:done="0"/>
  <w15:commentEx w15:paraId="10AD72B8" w15:done="0"/>
  <w15:commentEx w15:paraId="6916B350" w15:done="0"/>
  <w15:commentEx w15:paraId="26EA064A" w15:done="0"/>
  <w15:commentEx w15:paraId="7B0012E1" w15:done="0"/>
  <w15:commentEx w15:paraId="4A8FDD2D" w15:done="0"/>
  <w15:commentEx w15:paraId="0C24E696" w15:done="0"/>
  <w15:commentEx w15:paraId="075F93B7" w15:done="0"/>
  <w15:commentEx w15:paraId="3A822E62" w15:done="0"/>
  <w15:commentEx w15:paraId="7EAEB6CB" w15:done="0"/>
  <w15:commentEx w15:paraId="3A88E999" w15:done="0"/>
  <w15:commentEx w15:paraId="31766155" w15:done="0"/>
  <w15:commentEx w15:paraId="2580D00C" w15:done="0"/>
  <w15:commentEx w15:paraId="59BA31DA" w15:done="0"/>
  <w15:commentEx w15:paraId="57175BB3" w15:done="0"/>
  <w15:commentEx w15:paraId="3625C442" w15:done="0"/>
  <w15:commentEx w15:paraId="4E1593E0" w15:done="0"/>
  <w15:commentEx w15:paraId="6FE32F0C" w15:done="0"/>
  <w15:commentEx w15:paraId="46DD0176" w15:done="0"/>
  <w15:commentEx w15:paraId="7990D239" w15:done="0"/>
  <w15:commentEx w15:paraId="43DDC014" w15:done="0"/>
  <w15:commentEx w15:paraId="2D1EA458" w15:done="0"/>
  <w15:commentEx w15:paraId="0B939F16" w15:done="0"/>
  <w15:commentEx w15:paraId="162C54E9" w15:done="0"/>
  <w15:commentEx w15:paraId="394ABDAC" w15:done="0"/>
  <w15:commentEx w15:paraId="61075C17" w15:done="0"/>
  <w15:commentEx w15:paraId="7264BAF7" w15:done="0"/>
  <w15:commentEx w15:paraId="627CF292" w15:done="0"/>
  <w15:commentEx w15:paraId="1D65830E" w15:done="0"/>
  <w15:commentEx w15:paraId="5A616429" w15:done="0"/>
  <w15:commentEx w15:paraId="67743888" w15:done="0"/>
  <w15:commentEx w15:paraId="06566632" w15:done="0"/>
  <w15:commentEx w15:paraId="707A3FCA" w15:done="0"/>
  <w15:commentEx w15:paraId="4D2790C9" w15:done="0"/>
  <w15:commentEx w15:paraId="01EA4BDC" w15:done="0"/>
  <w15:commentEx w15:paraId="146CEC6C" w15:done="0"/>
  <w15:commentEx w15:paraId="7B235EE4" w15:done="0"/>
  <w15:commentEx w15:paraId="31B6B93D" w15:done="0"/>
  <w15:commentEx w15:paraId="49ED2703" w15:done="0"/>
  <w15:commentEx w15:paraId="7EFE565A" w15:done="0"/>
  <w15:commentEx w15:paraId="29FE6D5E" w15:done="0"/>
  <w15:commentEx w15:paraId="17FA35E2" w15:done="0"/>
  <w15:commentEx w15:paraId="2986ADCA" w15:done="0"/>
  <w15:commentEx w15:paraId="20B6695F" w15:done="0"/>
  <w15:commentEx w15:paraId="10F51A29" w15:done="0"/>
  <w15:commentEx w15:paraId="25F956A9" w15:done="0"/>
  <w15:commentEx w15:paraId="697E5AF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0101CD" w16cid:durableId="1FFAFFAD"/>
  <w16cid:commentId w16cid:paraId="39AEF24F" w16cid:durableId="1FFAFFAE"/>
  <w16cid:commentId w16cid:paraId="7ABB000C" w16cid:durableId="1FFB2620"/>
  <w16cid:commentId w16cid:paraId="6D25A284" w16cid:durableId="1FFD9FB6"/>
  <w16cid:commentId w16cid:paraId="1E8D0E51" w16cid:durableId="1FFAFFAF"/>
  <w16cid:commentId w16cid:paraId="246AF046" w16cid:durableId="1FFAFFB0"/>
  <w16cid:commentId w16cid:paraId="67E4BF92" w16cid:durableId="1FFD8A65"/>
  <w16cid:commentId w16cid:paraId="359085C5" w16cid:durableId="1FFAFFB1"/>
  <w16cid:commentId w16cid:paraId="0468B654" w16cid:durableId="1FFAFFB2"/>
  <w16cid:commentId w16cid:paraId="40276D3D" w16cid:durableId="1FFAFFB3"/>
  <w16cid:commentId w16cid:paraId="004EADA7" w16cid:durableId="1FFAFFB4"/>
  <w16cid:commentId w16cid:paraId="6568A1C1" w16cid:durableId="1FFAFFB5"/>
  <w16cid:commentId w16cid:paraId="7A124AE5" w16cid:durableId="1FFAFFB6"/>
  <w16cid:commentId w16cid:paraId="2611CEEB" w16cid:durableId="1FFB26C5"/>
  <w16cid:commentId w16cid:paraId="2AD01CFE" w16cid:durableId="1FFAFFB7"/>
  <w16cid:commentId w16cid:paraId="0CF50209" w16cid:durableId="1FFAFFB8"/>
  <w16cid:commentId w16cid:paraId="128277F3" w16cid:durableId="1FFAFFB9"/>
  <w16cid:commentId w16cid:paraId="32405BD4" w16cid:durableId="1FFAFFBA"/>
  <w16cid:commentId w16cid:paraId="7226AEEC" w16cid:durableId="1FFAFFBB"/>
  <w16cid:commentId w16cid:paraId="0F4F6E95" w16cid:durableId="1FFD8B2F"/>
  <w16cid:commentId w16cid:paraId="511197AF" w16cid:durableId="1FFAFFBC"/>
  <w16cid:commentId w16cid:paraId="2AF4E978" w16cid:durableId="1FFAFFBD"/>
  <w16cid:commentId w16cid:paraId="10AD72B8" w16cid:durableId="1FFAFFBE"/>
  <w16cid:commentId w16cid:paraId="6916B350" w16cid:durableId="1FFAFFBF"/>
  <w16cid:commentId w16cid:paraId="26EA064A" w16cid:durableId="1FFAFFC0"/>
  <w16cid:commentId w16cid:paraId="7B0012E1" w16cid:durableId="1FFAFFC1"/>
  <w16cid:commentId w16cid:paraId="4A8FDD2D" w16cid:durableId="1FFAFFC2"/>
  <w16cid:commentId w16cid:paraId="0C24E696" w16cid:durableId="1FFAFFC3"/>
  <w16cid:commentId w16cid:paraId="075F93B7" w16cid:durableId="1FFD8BA6"/>
  <w16cid:commentId w16cid:paraId="3A822E62" w16cid:durableId="1FFD8C2C"/>
  <w16cid:commentId w16cid:paraId="7EAEB6CB" w16cid:durableId="1FFAFFC4"/>
  <w16cid:commentId w16cid:paraId="3A88E999" w16cid:durableId="1FFAFFC5"/>
  <w16cid:commentId w16cid:paraId="31766155" w16cid:durableId="1FFAFFC6"/>
  <w16cid:commentId w16cid:paraId="2580D00C" w16cid:durableId="1FFAFFC7"/>
  <w16cid:commentId w16cid:paraId="59BA31DA" w16cid:durableId="1FFAFFC8"/>
  <w16cid:commentId w16cid:paraId="57175BB3" w16cid:durableId="1FFAFFC9"/>
  <w16cid:commentId w16cid:paraId="3625C442" w16cid:durableId="1FFAFFCA"/>
  <w16cid:commentId w16cid:paraId="4E1593E0" w16cid:durableId="1FFD8E2D"/>
  <w16cid:commentId w16cid:paraId="6FE32F0C" w16cid:durableId="1FFAFFCB"/>
  <w16cid:commentId w16cid:paraId="46DD0176" w16cid:durableId="1FFB276F"/>
  <w16cid:commentId w16cid:paraId="7990D239" w16cid:durableId="1FFAFFCC"/>
  <w16cid:commentId w16cid:paraId="43DDC014" w16cid:durableId="1FFAFFCD"/>
  <w16cid:commentId w16cid:paraId="2D1EA458" w16cid:durableId="1FFAFFCE"/>
  <w16cid:commentId w16cid:paraId="0B939F16" w16cid:durableId="1FFAFFCF"/>
  <w16cid:commentId w16cid:paraId="162C54E9" w16cid:durableId="1FFB27C1"/>
  <w16cid:commentId w16cid:paraId="394ABDAC" w16cid:durableId="1FFAFFD0"/>
  <w16cid:commentId w16cid:paraId="61075C17" w16cid:durableId="1FFAFFD1"/>
  <w16cid:commentId w16cid:paraId="7264BAF7" w16cid:durableId="1FFAFFD2"/>
  <w16cid:commentId w16cid:paraId="627CF292" w16cid:durableId="1FFD8ECE"/>
  <w16cid:commentId w16cid:paraId="1D65830E" w16cid:durableId="1FFAFFD3"/>
  <w16cid:commentId w16cid:paraId="5A616429" w16cid:durableId="1FFAFFD4"/>
  <w16cid:commentId w16cid:paraId="67743888" w16cid:durableId="1FFD8F5D"/>
  <w16cid:commentId w16cid:paraId="06566632" w16cid:durableId="1FFB1AC9"/>
  <w16cid:commentId w16cid:paraId="707A3FCA" w16cid:durableId="1FFD8F7B"/>
  <w16cid:commentId w16cid:paraId="4D2790C9" w16cid:durableId="1FFB06AC"/>
  <w16cid:commentId w16cid:paraId="01EA4BDC" w16cid:durableId="1FF40233"/>
  <w16cid:commentId w16cid:paraId="146CEC6C" w16cid:durableId="1FFB1EB0"/>
  <w16cid:commentId w16cid:paraId="7B235EE4" w16cid:durableId="1FFD8FBB"/>
  <w16cid:commentId w16cid:paraId="31B6B93D" w16cid:durableId="1FF40234"/>
  <w16cid:commentId w16cid:paraId="49ED2703" w16cid:durableId="1FF40235"/>
  <w16cid:commentId w16cid:paraId="7EFE565A" w16cid:durableId="1FFD9012"/>
  <w16cid:commentId w16cid:paraId="29FE6D5E" w16cid:durableId="1FFB1B2B"/>
  <w16cid:commentId w16cid:paraId="17FA35E2" w16cid:durableId="1FFD90C1"/>
  <w16cid:commentId w16cid:paraId="2986ADCA" w16cid:durableId="1FFD915A"/>
  <w16cid:commentId w16cid:paraId="20B6695F" w16cid:durableId="1FFB1B76"/>
  <w16cid:commentId w16cid:paraId="10F51A29" w16cid:durableId="1FFAF9B4"/>
  <w16cid:commentId w16cid:paraId="25F956A9" w16cid:durableId="1FFAEB40"/>
  <w16cid:commentId w16cid:paraId="697E5AF9" w16cid:durableId="1FFB20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649289AA"/>
    <w:lvl w:ilvl="0">
      <w:numFmt w:val="bullet"/>
      <w:lvlText w:val="*"/>
      <w:lvlJc w:val="left"/>
    </w:lvl>
  </w:abstractNum>
  <w:abstractNum w:abstractNumId="1" w15:restartNumberingAfterBreak="0">
    <w:nsid w:val="048E5AD6"/>
    <w:multiLevelType w:val="hybridMultilevel"/>
    <w:tmpl w:val="FBB86C90"/>
    <w:lvl w:ilvl="0" w:tplc="0809000F">
      <w:start w:val="1"/>
      <w:numFmt w:val="decimal"/>
      <w:lvlText w:val="%1."/>
      <w:lvlJc w:val="left"/>
      <w:pPr>
        <w:ind w:left="720" w:hanging="360"/>
      </w:pPr>
      <w:rPr>
        <w:rFonts w:cs="Times New Roman"/>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2" w15:restartNumberingAfterBreak="0">
    <w:nsid w:val="0E6F79C6"/>
    <w:multiLevelType w:val="hybridMultilevel"/>
    <w:tmpl w:val="F5903284"/>
    <w:lvl w:ilvl="0" w:tplc="4EB26F68">
      <w:start w:val="1"/>
      <w:numFmt w:val="decimal"/>
      <w:pStyle w:val="Heading4"/>
      <w:lvlText w:val="%1."/>
      <w:lvlJc w:val="left"/>
      <w:pPr>
        <w:ind w:left="360" w:hanging="360"/>
      </w:pPr>
      <w:rPr>
        <w:rFonts w:cs="Times New Roman"/>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abstractNum w:abstractNumId="3" w15:restartNumberingAfterBreak="0">
    <w:nsid w:val="133E59DA"/>
    <w:multiLevelType w:val="hybridMultilevel"/>
    <w:tmpl w:val="9E547546"/>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440" w:hanging="360"/>
      </w:pPr>
      <w:rPr>
        <w:rFonts w:cs="Times New Roman"/>
      </w:rPr>
    </w:lvl>
    <w:lvl w:ilvl="2" w:tplc="0809001B" w:tentative="1">
      <w:start w:val="1"/>
      <w:numFmt w:val="lowerRoman"/>
      <w:lvlText w:val="%3."/>
      <w:lvlJc w:val="right"/>
      <w:pPr>
        <w:ind w:left="2160" w:hanging="180"/>
      </w:pPr>
      <w:rPr>
        <w:rFonts w:cs="Times New Roman"/>
      </w:rPr>
    </w:lvl>
    <w:lvl w:ilvl="3" w:tplc="0809000F" w:tentative="1">
      <w:start w:val="1"/>
      <w:numFmt w:val="decimal"/>
      <w:lvlText w:val="%4."/>
      <w:lvlJc w:val="left"/>
      <w:pPr>
        <w:ind w:left="2880" w:hanging="360"/>
      </w:pPr>
      <w:rPr>
        <w:rFonts w:cs="Times New Roman"/>
      </w:rPr>
    </w:lvl>
    <w:lvl w:ilvl="4" w:tplc="08090019" w:tentative="1">
      <w:start w:val="1"/>
      <w:numFmt w:val="lowerLetter"/>
      <w:lvlText w:val="%5."/>
      <w:lvlJc w:val="left"/>
      <w:pPr>
        <w:ind w:left="3600" w:hanging="360"/>
      </w:pPr>
      <w:rPr>
        <w:rFonts w:cs="Times New Roman"/>
      </w:rPr>
    </w:lvl>
    <w:lvl w:ilvl="5" w:tplc="0809001B" w:tentative="1">
      <w:start w:val="1"/>
      <w:numFmt w:val="lowerRoman"/>
      <w:lvlText w:val="%6."/>
      <w:lvlJc w:val="right"/>
      <w:pPr>
        <w:ind w:left="4320" w:hanging="180"/>
      </w:pPr>
      <w:rPr>
        <w:rFonts w:cs="Times New Roman"/>
      </w:rPr>
    </w:lvl>
    <w:lvl w:ilvl="6" w:tplc="0809000F" w:tentative="1">
      <w:start w:val="1"/>
      <w:numFmt w:val="decimal"/>
      <w:lvlText w:val="%7."/>
      <w:lvlJc w:val="left"/>
      <w:pPr>
        <w:ind w:left="5040" w:hanging="360"/>
      </w:pPr>
      <w:rPr>
        <w:rFonts w:cs="Times New Roman"/>
      </w:rPr>
    </w:lvl>
    <w:lvl w:ilvl="7" w:tplc="08090019" w:tentative="1">
      <w:start w:val="1"/>
      <w:numFmt w:val="lowerLetter"/>
      <w:lvlText w:val="%8."/>
      <w:lvlJc w:val="left"/>
      <w:pPr>
        <w:ind w:left="5760" w:hanging="360"/>
      </w:pPr>
      <w:rPr>
        <w:rFonts w:cs="Times New Roman"/>
      </w:rPr>
    </w:lvl>
    <w:lvl w:ilvl="8" w:tplc="0809001B" w:tentative="1">
      <w:start w:val="1"/>
      <w:numFmt w:val="lowerRoman"/>
      <w:lvlText w:val="%9."/>
      <w:lvlJc w:val="right"/>
      <w:pPr>
        <w:ind w:left="6480" w:hanging="180"/>
      </w:pPr>
      <w:rPr>
        <w:rFonts w:cs="Times New Roman"/>
      </w:rPr>
    </w:lvl>
  </w:abstractNum>
  <w:abstractNum w:abstractNumId="4" w15:restartNumberingAfterBreak="0">
    <w:nsid w:val="18E65343"/>
    <w:multiLevelType w:val="hybridMultilevel"/>
    <w:tmpl w:val="F5B4A104"/>
    <w:lvl w:ilvl="0" w:tplc="08090019">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2EED785C"/>
    <w:multiLevelType w:val="hybridMultilevel"/>
    <w:tmpl w:val="C3A63E9E"/>
    <w:lvl w:ilvl="0" w:tplc="3CFCE996">
      <w:start w:val="1"/>
      <w:numFmt w:val="lowerRoman"/>
      <w:lvlText w:val="(%1)"/>
      <w:lvlJc w:val="left"/>
      <w:pPr>
        <w:ind w:left="1287" w:hanging="720"/>
      </w:pPr>
      <w:rPr>
        <w:rFonts w:cs="Times New Roman" w:hint="default"/>
      </w:rPr>
    </w:lvl>
    <w:lvl w:ilvl="1" w:tplc="08090019" w:tentative="1">
      <w:start w:val="1"/>
      <w:numFmt w:val="lowerLetter"/>
      <w:lvlText w:val="%2."/>
      <w:lvlJc w:val="left"/>
      <w:pPr>
        <w:ind w:left="1647" w:hanging="360"/>
      </w:pPr>
      <w:rPr>
        <w:rFonts w:cs="Times New Roman"/>
      </w:rPr>
    </w:lvl>
    <w:lvl w:ilvl="2" w:tplc="0809001B" w:tentative="1">
      <w:start w:val="1"/>
      <w:numFmt w:val="lowerRoman"/>
      <w:lvlText w:val="%3."/>
      <w:lvlJc w:val="right"/>
      <w:pPr>
        <w:ind w:left="2367" w:hanging="180"/>
      </w:pPr>
      <w:rPr>
        <w:rFonts w:cs="Times New Roman"/>
      </w:rPr>
    </w:lvl>
    <w:lvl w:ilvl="3" w:tplc="0809000F" w:tentative="1">
      <w:start w:val="1"/>
      <w:numFmt w:val="decimal"/>
      <w:lvlText w:val="%4."/>
      <w:lvlJc w:val="left"/>
      <w:pPr>
        <w:ind w:left="3087" w:hanging="360"/>
      </w:pPr>
      <w:rPr>
        <w:rFonts w:cs="Times New Roman"/>
      </w:rPr>
    </w:lvl>
    <w:lvl w:ilvl="4" w:tplc="08090019" w:tentative="1">
      <w:start w:val="1"/>
      <w:numFmt w:val="lowerLetter"/>
      <w:lvlText w:val="%5."/>
      <w:lvlJc w:val="left"/>
      <w:pPr>
        <w:ind w:left="3807" w:hanging="360"/>
      </w:pPr>
      <w:rPr>
        <w:rFonts w:cs="Times New Roman"/>
      </w:rPr>
    </w:lvl>
    <w:lvl w:ilvl="5" w:tplc="0809001B" w:tentative="1">
      <w:start w:val="1"/>
      <w:numFmt w:val="lowerRoman"/>
      <w:lvlText w:val="%6."/>
      <w:lvlJc w:val="right"/>
      <w:pPr>
        <w:ind w:left="4527" w:hanging="180"/>
      </w:pPr>
      <w:rPr>
        <w:rFonts w:cs="Times New Roman"/>
      </w:rPr>
    </w:lvl>
    <w:lvl w:ilvl="6" w:tplc="0809000F" w:tentative="1">
      <w:start w:val="1"/>
      <w:numFmt w:val="decimal"/>
      <w:lvlText w:val="%7."/>
      <w:lvlJc w:val="left"/>
      <w:pPr>
        <w:ind w:left="5247" w:hanging="360"/>
      </w:pPr>
      <w:rPr>
        <w:rFonts w:cs="Times New Roman"/>
      </w:rPr>
    </w:lvl>
    <w:lvl w:ilvl="7" w:tplc="08090019" w:tentative="1">
      <w:start w:val="1"/>
      <w:numFmt w:val="lowerLetter"/>
      <w:lvlText w:val="%8."/>
      <w:lvlJc w:val="left"/>
      <w:pPr>
        <w:ind w:left="5967" w:hanging="360"/>
      </w:pPr>
      <w:rPr>
        <w:rFonts w:cs="Times New Roman"/>
      </w:rPr>
    </w:lvl>
    <w:lvl w:ilvl="8" w:tplc="0809001B" w:tentative="1">
      <w:start w:val="1"/>
      <w:numFmt w:val="lowerRoman"/>
      <w:lvlText w:val="%9."/>
      <w:lvlJc w:val="right"/>
      <w:pPr>
        <w:ind w:left="6687" w:hanging="180"/>
      </w:pPr>
      <w:rPr>
        <w:rFonts w:cs="Times New Roman"/>
      </w:rPr>
    </w:lvl>
  </w:abstractNum>
  <w:abstractNum w:abstractNumId="6" w15:restartNumberingAfterBreak="0">
    <w:nsid w:val="616362FB"/>
    <w:multiLevelType w:val="hybridMultilevel"/>
    <w:tmpl w:val="0082C62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 w15:restartNumberingAfterBreak="0">
    <w:nsid w:val="750106D3"/>
    <w:multiLevelType w:val="hybridMultilevel"/>
    <w:tmpl w:val="0B62F0D0"/>
    <w:lvl w:ilvl="0" w:tplc="08090001">
      <w:start w:val="1"/>
      <w:numFmt w:val="bullet"/>
      <w:lvlText w:val=""/>
      <w:lvlJc w:val="left"/>
      <w:pPr>
        <w:ind w:left="2880" w:hanging="360"/>
      </w:pPr>
      <w:rPr>
        <w:rFonts w:ascii="Symbol" w:hAnsi="Symbol" w:hint="default"/>
      </w:rPr>
    </w:lvl>
    <w:lvl w:ilvl="1" w:tplc="08090003">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8" w15:restartNumberingAfterBreak="0">
    <w:nsid w:val="7F7E6ACA"/>
    <w:multiLevelType w:val="hybridMultilevel"/>
    <w:tmpl w:val="38744B4A"/>
    <w:lvl w:ilvl="0" w:tplc="0809000F">
      <w:start w:val="1"/>
      <w:numFmt w:val="decimal"/>
      <w:lvlText w:val="%1."/>
      <w:lvlJc w:val="left"/>
      <w:pPr>
        <w:ind w:left="360" w:hanging="360"/>
      </w:pPr>
      <w:rPr>
        <w:b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rPr>
        <w:rFonts w:cs="Times New Roman"/>
      </w:rPr>
    </w:lvl>
    <w:lvl w:ilvl="3" w:tplc="0809000F">
      <w:start w:val="1"/>
      <w:numFmt w:val="decimal"/>
      <w:lvlText w:val="%4."/>
      <w:lvlJc w:val="left"/>
      <w:pPr>
        <w:ind w:left="2520" w:hanging="360"/>
      </w:pPr>
      <w:rPr>
        <w:rFonts w:cs="Times New Roman"/>
      </w:rPr>
    </w:lvl>
    <w:lvl w:ilvl="4" w:tplc="08090019">
      <w:start w:val="1"/>
      <w:numFmt w:val="lowerLetter"/>
      <w:lvlText w:val="%5."/>
      <w:lvlJc w:val="left"/>
      <w:pPr>
        <w:ind w:left="3240" w:hanging="360"/>
      </w:pPr>
      <w:rPr>
        <w:rFonts w:cs="Times New Roman"/>
      </w:rPr>
    </w:lvl>
    <w:lvl w:ilvl="5" w:tplc="0809001B">
      <w:start w:val="1"/>
      <w:numFmt w:val="lowerRoman"/>
      <w:lvlText w:val="%6."/>
      <w:lvlJc w:val="right"/>
      <w:pPr>
        <w:ind w:left="3960" w:hanging="180"/>
      </w:pPr>
      <w:rPr>
        <w:rFonts w:cs="Times New Roman"/>
      </w:rPr>
    </w:lvl>
    <w:lvl w:ilvl="6" w:tplc="0809000F">
      <w:start w:val="1"/>
      <w:numFmt w:val="decimal"/>
      <w:lvlText w:val="%7."/>
      <w:lvlJc w:val="left"/>
      <w:pPr>
        <w:ind w:left="4680" w:hanging="360"/>
      </w:pPr>
      <w:rPr>
        <w:rFonts w:cs="Times New Roman"/>
      </w:rPr>
    </w:lvl>
    <w:lvl w:ilvl="7" w:tplc="08090019" w:tentative="1">
      <w:start w:val="1"/>
      <w:numFmt w:val="lowerLetter"/>
      <w:lvlText w:val="%8."/>
      <w:lvlJc w:val="left"/>
      <w:pPr>
        <w:ind w:left="5400" w:hanging="360"/>
      </w:pPr>
      <w:rPr>
        <w:rFonts w:cs="Times New Roman"/>
      </w:rPr>
    </w:lvl>
    <w:lvl w:ilvl="8" w:tplc="0809001B" w:tentative="1">
      <w:start w:val="1"/>
      <w:numFmt w:val="lowerRoman"/>
      <w:lvlText w:val="%9."/>
      <w:lvlJc w:val="right"/>
      <w:pPr>
        <w:ind w:left="6120" w:hanging="180"/>
      </w:pPr>
      <w:rPr>
        <w:rFonts w:cs="Times New Roman"/>
      </w:rPr>
    </w:lvl>
  </w:abstractNum>
  <w:num w:numId="1">
    <w:abstractNumId w:val="2"/>
  </w:num>
  <w:num w:numId="2">
    <w:abstractNumId w:val="5"/>
  </w:num>
  <w:num w:numId="3">
    <w:abstractNumId w:val="3"/>
  </w:num>
  <w:num w:numId="4">
    <w:abstractNumId w:val="2"/>
    <w:lvlOverride w:ilvl="0">
      <w:startOverride w:val="1"/>
    </w:lvlOverride>
  </w:num>
  <w:num w:numId="5">
    <w:abstractNumId w:val="7"/>
  </w:num>
  <w:num w:numId="6">
    <w:abstractNumId w:val="8"/>
  </w:num>
  <w:num w:numId="7">
    <w:abstractNumId w:val="6"/>
  </w:num>
  <w:num w:numId="8">
    <w:abstractNumId w:val="4"/>
  </w:num>
  <w:num w:numId="9">
    <w:abstractNumId w:val="0"/>
    <w:lvlOverride w:ilvl="0">
      <w:lvl w:ilvl="0">
        <w:numFmt w:val="bullet"/>
        <w:lvlText w:val=""/>
        <w:legacy w:legacy="1" w:legacySpace="0" w:legacyIndent="360"/>
        <w:lvlJc w:val="left"/>
        <w:rPr>
          <w:rFonts w:ascii="Symbol" w:hAnsi="Symbol" w:hint="default"/>
        </w:rPr>
      </w:lvl>
    </w:lvlOverride>
  </w:num>
  <w:num w:numId="1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er">
    <w15:presenceInfo w15:providerId="None" w15:userId="User"/>
  </w15:person>
  <w15:person w15:author="Simon Farrell QC">
    <w15:presenceInfo w15:providerId="AD" w15:userId="S-1-5-21-789336058-329068152-682003330-114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368"/>
    <w:rsid w:val="00086014"/>
    <w:rsid w:val="0012351D"/>
    <w:rsid w:val="001473BB"/>
    <w:rsid w:val="00192368"/>
    <w:rsid w:val="001A50D2"/>
    <w:rsid w:val="001B2345"/>
    <w:rsid w:val="001C3CED"/>
    <w:rsid w:val="002038CD"/>
    <w:rsid w:val="00240B87"/>
    <w:rsid w:val="00247B89"/>
    <w:rsid w:val="00267A7A"/>
    <w:rsid w:val="00271D19"/>
    <w:rsid w:val="003024D8"/>
    <w:rsid w:val="00305CE6"/>
    <w:rsid w:val="00311026"/>
    <w:rsid w:val="0031236E"/>
    <w:rsid w:val="00346BF9"/>
    <w:rsid w:val="003E3E0A"/>
    <w:rsid w:val="003F7C8B"/>
    <w:rsid w:val="00427743"/>
    <w:rsid w:val="00553F10"/>
    <w:rsid w:val="005C1D36"/>
    <w:rsid w:val="005F42E2"/>
    <w:rsid w:val="00613553"/>
    <w:rsid w:val="0068690E"/>
    <w:rsid w:val="006B5AEE"/>
    <w:rsid w:val="007346E5"/>
    <w:rsid w:val="0076599F"/>
    <w:rsid w:val="0077064A"/>
    <w:rsid w:val="0078491A"/>
    <w:rsid w:val="007A11A9"/>
    <w:rsid w:val="007D10D4"/>
    <w:rsid w:val="008C1AAF"/>
    <w:rsid w:val="008C78C3"/>
    <w:rsid w:val="0091605D"/>
    <w:rsid w:val="00933A7C"/>
    <w:rsid w:val="009731CC"/>
    <w:rsid w:val="009D1D56"/>
    <w:rsid w:val="009F3929"/>
    <w:rsid w:val="00A07958"/>
    <w:rsid w:val="00A547E3"/>
    <w:rsid w:val="00C04859"/>
    <w:rsid w:val="00CD34C7"/>
    <w:rsid w:val="00D355F0"/>
    <w:rsid w:val="00DA3F50"/>
    <w:rsid w:val="00E65CF6"/>
    <w:rsid w:val="00E75E85"/>
    <w:rsid w:val="00ED37F2"/>
    <w:rsid w:val="00EF3BDE"/>
    <w:rsid w:val="00F01D63"/>
    <w:rsid w:val="00F12A2D"/>
    <w:rsid w:val="00F31F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274B5"/>
  <w15:chartTrackingRefBased/>
  <w15:docId w15:val="{0C9816E6-FEB7-46F0-9DC5-82DDD0DAD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92368"/>
    <w:rPr>
      <w:rFonts w:eastAsiaTheme="minorEastAsia" w:cs="Times New Roman"/>
      <w:lang w:eastAsia="en-GB"/>
    </w:rPr>
  </w:style>
  <w:style w:type="paragraph" w:styleId="Heading1">
    <w:name w:val="heading 1"/>
    <w:basedOn w:val="Normal"/>
    <w:next w:val="Normal"/>
    <w:link w:val="Heading1Char"/>
    <w:uiPriority w:val="9"/>
    <w:qFormat/>
    <w:rsid w:val="003123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1236E"/>
    <w:pPr>
      <w:keepNext/>
      <w:spacing w:before="240" w:after="240" w:line="360" w:lineRule="auto"/>
      <w:outlineLvl w:val="1"/>
    </w:pPr>
    <w:rPr>
      <w:rFonts w:eastAsiaTheme="majorEastAsia"/>
      <w:b/>
      <w:szCs w:val="26"/>
    </w:rPr>
  </w:style>
  <w:style w:type="paragraph" w:styleId="Heading3">
    <w:name w:val="heading 3"/>
    <w:basedOn w:val="Normal"/>
    <w:next w:val="Normal"/>
    <w:link w:val="Heading3Char"/>
    <w:uiPriority w:val="9"/>
    <w:unhideWhenUsed/>
    <w:qFormat/>
    <w:rsid w:val="0031236E"/>
    <w:pPr>
      <w:keepNext/>
      <w:spacing w:before="240" w:after="240" w:line="360"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31236E"/>
    <w:pPr>
      <w:keepNext/>
      <w:keepLines/>
      <w:numPr>
        <w:numId w:val="1"/>
      </w:numPr>
      <w:spacing w:before="120" w:after="240" w:line="360" w:lineRule="auto"/>
      <w:jc w:val="both"/>
      <w:outlineLvl w:val="3"/>
    </w:pPr>
    <w:rPr>
      <w:rFonts w:ascii="Calibri" w:eastAsiaTheme="majorEastAsia" w:hAnsi="Calibr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1236E"/>
    <w:rPr>
      <w:rFonts w:eastAsiaTheme="majorEastAsia" w:cs="Times New Roman"/>
      <w:b/>
      <w:szCs w:val="26"/>
      <w:lang w:eastAsia="en-GB"/>
    </w:rPr>
  </w:style>
  <w:style w:type="character" w:customStyle="1" w:styleId="Heading4Char">
    <w:name w:val="Heading 4 Char"/>
    <w:basedOn w:val="DefaultParagraphFont"/>
    <w:link w:val="Heading4"/>
    <w:uiPriority w:val="9"/>
    <w:rsid w:val="0031236E"/>
    <w:rPr>
      <w:rFonts w:ascii="Calibri" w:eastAsiaTheme="majorEastAsia" w:hAnsi="Calibri" w:cs="Times New Roman"/>
      <w:iCs/>
      <w:lang w:eastAsia="en-GB"/>
    </w:rPr>
  </w:style>
  <w:style w:type="character" w:styleId="CommentReference">
    <w:name w:val="annotation reference"/>
    <w:basedOn w:val="DefaultParagraphFont"/>
    <w:uiPriority w:val="99"/>
    <w:semiHidden/>
    <w:unhideWhenUsed/>
    <w:rsid w:val="00192368"/>
    <w:rPr>
      <w:rFonts w:cs="Times New Roman"/>
      <w:sz w:val="16"/>
      <w:szCs w:val="16"/>
    </w:rPr>
  </w:style>
  <w:style w:type="paragraph" w:styleId="CommentText">
    <w:name w:val="annotation text"/>
    <w:basedOn w:val="Normal"/>
    <w:link w:val="CommentTextChar"/>
    <w:uiPriority w:val="99"/>
    <w:semiHidden/>
    <w:unhideWhenUsed/>
    <w:rsid w:val="00192368"/>
    <w:pPr>
      <w:spacing w:line="240" w:lineRule="auto"/>
    </w:pPr>
    <w:rPr>
      <w:sz w:val="20"/>
      <w:szCs w:val="20"/>
    </w:rPr>
  </w:style>
  <w:style w:type="character" w:customStyle="1" w:styleId="CommentTextChar">
    <w:name w:val="Comment Text Char"/>
    <w:basedOn w:val="DefaultParagraphFont"/>
    <w:link w:val="CommentText"/>
    <w:uiPriority w:val="99"/>
    <w:semiHidden/>
    <w:rsid w:val="00192368"/>
    <w:rPr>
      <w:rFonts w:eastAsiaTheme="minorEastAsia" w:cs="Times New Roman"/>
      <w:sz w:val="20"/>
      <w:szCs w:val="20"/>
      <w:lang w:eastAsia="en-GB"/>
    </w:rPr>
  </w:style>
  <w:style w:type="paragraph" w:styleId="BalloonText">
    <w:name w:val="Balloon Text"/>
    <w:basedOn w:val="Normal"/>
    <w:link w:val="BalloonTextChar"/>
    <w:uiPriority w:val="99"/>
    <w:semiHidden/>
    <w:unhideWhenUsed/>
    <w:rsid w:val="00192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68"/>
    <w:rPr>
      <w:rFonts w:ascii="Segoe UI" w:eastAsiaTheme="minorEastAsia" w:hAnsi="Segoe UI" w:cs="Segoe UI"/>
      <w:sz w:val="18"/>
      <w:szCs w:val="18"/>
      <w:lang w:eastAsia="en-GB"/>
    </w:rPr>
  </w:style>
  <w:style w:type="paragraph" w:styleId="ListParagraph">
    <w:name w:val="List Paragraph"/>
    <w:basedOn w:val="Normal"/>
    <w:uiPriority w:val="34"/>
    <w:qFormat/>
    <w:rsid w:val="006B5AEE"/>
    <w:pPr>
      <w:ind w:left="720"/>
      <w:contextualSpacing/>
    </w:pPr>
  </w:style>
  <w:style w:type="paragraph" w:styleId="CommentSubject">
    <w:name w:val="annotation subject"/>
    <w:basedOn w:val="CommentText"/>
    <w:next w:val="CommentText"/>
    <w:link w:val="CommentSubjectChar"/>
    <w:uiPriority w:val="99"/>
    <w:semiHidden/>
    <w:unhideWhenUsed/>
    <w:rsid w:val="0076599F"/>
    <w:rPr>
      <w:b/>
      <w:bCs/>
    </w:rPr>
  </w:style>
  <w:style w:type="character" w:customStyle="1" w:styleId="CommentSubjectChar">
    <w:name w:val="Comment Subject Char"/>
    <w:basedOn w:val="CommentTextChar"/>
    <w:link w:val="CommentSubject"/>
    <w:uiPriority w:val="99"/>
    <w:semiHidden/>
    <w:rsid w:val="0076599F"/>
    <w:rPr>
      <w:rFonts w:eastAsiaTheme="minorEastAsia" w:cs="Times New Roman"/>
      <w:b/>
      <w:bCs/>
      <w:sz w:val="20"/>
      <w:szCs w:val="20"/>
      <w:lang w:eastAsia="en-GB"/>
    </w:rPr>
  </w:style>
  <w:style w:type="paragraph" w:styleId="NormalWeb">
    <w:name w:val="Normal (Web)"/>
    <w:basedOn w:val="Normal"/>
    <w:uiPriority w:val="99"/>
    <w:semiHidden/>
    <w:unhideWhenUsed/>
    <w:rsid w:val="00086014"/>
    <w:rPr>
      <w:rFonts w:ascii="Times New Roman" w:hAnsi="Times New Roman"/>
      <w:sz w:val="24"/>
      <w:szCs w:val="24"/>
    </w:rPr>
  </w:style>
  <w:style w:type="character" w:customStyle="1" w:styleId="Heading3Char">
    <w:name w:val="Heading 3 Char"/>
    <w:basedOn w:val="DefaultParagraphFont"/>
    <w:link w:val="Heading3"/>
    <w:uiPriority w:val="9"/>
    <w:rsid w:val="0031236E"/>
    <w:rPr>
      <w:rFonts w:asciiTheme="majorHAnsi" w:eastAsiaTheme="majorEastAsia" w:hAnsiTheme="majorHAnsi" w:cstheme="majorBidi"/>
      <w:color w:val="1F3763" w:themeColor="accent1" w:themeShade="7F"/>
      <w:sz w:val="24"/>
      <w:szCs w:val="24"/>
      <w:lang w:eastAsia="en-GB"/>
    </w:rPr>
  </w:style>
  <w:style w:type="character" w:styleId="Hyperlink">
    <w:name w:val="Hyperlink"/>
    <w:basedOn w:val="DefaultParagraphFont"/>
    <w:uiPriority w:val="99"/>
    <w:unhideWhenUsed/>
    <w:rsid w:val="001C3CED"/>
    <w:rPr>
      <w:rFonts w:cs="Times New Roman"/>
      <w:color w:val="0563C1" w:themeColor="hyperlink"/>
      <w:u w:val="single"/>
    </w:rPr>
  </w:style>
  <w:style w:type="character" w:customStyle="1" w:styleId="Heading1Char">
    <w:name w:val="Heading 1 Char"/>
    <w:basedOn w:val="DefaultParagraphFont"/>
    <w:link w:val="Heading1"/>
    <w:uiPriority w:val="9"/>
    <w:rsid w:val="0031236E"/>
    <w:rPr>
      <w:rFonts w:asciiTheme="majorHAnsi" w:eastAsiaTheme="majorEastAsia" w:hAnsiTheme="majorHAnsi" w:cstheme="majorBidi"/>
      <w:color w:val="2F5496" w:themeColor="accent1" w:themeShade="BF"/>
      <w:sz w:val="32"/>
      <w:szCs w:val="32"/>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youtube.com/watch?v=WmvSyRGVTew" TargetMode="External"/></Relationship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C26A32-6835-42BA-9445-449F4B0F3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6137</Words>
  <Characters>34982</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2019-01-31T16:25:00Z</dcterms:created>
  <dcterms:modified xsi:type="dcterms:W3CDTF">2019-01-31T16:26:00Z</dcterms:modified>
</cp:coreProperties>
</file>