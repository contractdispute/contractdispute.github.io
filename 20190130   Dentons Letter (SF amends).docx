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bookmarkStart w:id="1" w:name="_GoBack"/>
      <w:bookmarkEnd w:id="1"/>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2"/>
      <w:r w:rsidRPr="007225E6">
        <w:t>Warwick House</w:t>
      </w:r>
      <w:commentRangeEnd w:id="2"/>
      <w:r w:rsidRPr="007225E6">
        <w:rPr>
          <w:rStyle w:val="CommentReference"/>
          <w:i/>
        </w:rPr>
        <w:commentReference w:id="2"/>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3"/>
      <w:r w:rsidRPr="007B0555">
        <w:t>Nicola Johnson</w:t>
      </w:r>
      <w:commentRangeEnd w:id="3"/>
      <w:r w:rsidRPr="007B0555">
        <w:commentReference w:id="3"/>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46040D5C" w:rsidR="001C3CED" w:rsidRPr="00BA0B5D" w:rsidRDefault="001C3CED" w:rsidP="0031236E">
      <w:pPr>
        <w:pStyle w:val="Heading4"/>
      </w:pPr>
      <w:commentRangeStart w:id="4"/>
      <w:r w:rsidRPr="00BA0B5D">
        <w:t xml:space="preserve">This liability is based upon the Bank’s involvement in a conspiracy with Ziad Takieddine, our client’s former husband, to injure our client using unlawful means. </w:t>
      </w:r>
      <w:ins w:id="5" w:author="Simon Farrell QC" w:date="2019-01-30T14:47:00Z">
        <w:r w:rsidR="00F31FF0">
          <w:t xml:space="preserve">In addition </w:t>
        </w:r>
      </w:ins>
      <w:ins w:id="6" w:author="Simon Farrell QC" w:date="2019-01-30T14:48:00Z">
        <w:r w:rsidR="00F31FF0">
          <w:t>t</w:t>
        </w:r>
      </w:ins>
      <w:del w:id="7" w:author="Simon Farrell QC" w:date="2019-01-30T14:47:00Z">
        <w:r w:rsidRPr="00BA0B5D" w:rsidDel="00F31FF0">
          <w:delText>T</w:delText>
        </w:r>
      </w:del>
      <w:r w:rsidRPr="00BA0B5D">
        <w:t>he Bank and its senior officers</w:t>
      </w:r>
      <w:ins w:id="8" w:author="Simon Farrell QC" w:date="2019-01-30T15:02:00Z">
        <w:r w:rsidR="003E3E0A">
          <w:t xml:space="preserve"> appear to </w:t>
        </w:r>
      </w:ins>
      <w:del w:id="9" w:author="Simon Farrell QC" w:date="2019-01-30T15:02:00Z">
        <w:r w:rsidRPr="00BA0B5D" w:rsidDel="003E3E0A">
          <w:delText xml:space="preserve"> </w:delText>
        </w:r>
      </w:del>
      <w:r w:rsidRPr="00BA0B5D">
        <w:t xml:space="preserve">have committed several criminal offences, evidenced below, </w:t>
      </w:r>
      <w:ins w:id="10" w:author="Simon Farrell QC" w:date="2019-01-30T14:48:00Z">
        <w:r w:rsidR="00F31FF0">
          <w:t xml:space="preserve">including conspiracy to defraud and </w:t>
        </w:r>
      </w:ins>
      <w:del w:id="11" w:author="Simon Farrell QC" w:date="2019-01-30T14:48:00Z">
        <w:r w:rsidRPr="00BA0B5D" w:rsidDel="00F31FF0">
          <w:delText>relating</w:delText>
        </w:r>
        <w:r w:rsidDel="00F31FF0">
          <w:delText xml:space="preserve">, </w:delText>
        </w:r>
        <w:r w:rsidRPr="007B57F5" w:rsidDel="00F31FF0">
          <w:rPr>
            <w:i/>
          </w:rPr>
          <w:delText>inter alia</w:delText>
        </w:r>
        <w:r w:rsidDel="00F31FF0">
          <w:delText>,</w:delText>
        </w:r>
        <w:r w:rsidRPr="00BA0B5D" w:rsidDel="00F31FF0">
          <w:delText xml:space="preserve"> to </w:delText>
        </w:r>
      </w:del>
      <w:r w:rsidRPr="00BA0B5D">
        <w:t>money laundering, tax evasion and ‘fraudulent self-insolvency’.  These offences were committed in the knowledge that they would injure our client.</w:t>
      </w:r>
      <w:commentRangeEnd w:id="4"/>
      <w:r>
        <w:rPr>
          <w:rStyle w:val="CommentReference"/>
          <w:rFonts w:asciiTheme="minorHAnsi" w:eastAsiaTheme="minorEastAsia" w:hAnsiTheme="minorHAnsi"/>
          <w:iCs w:val="0"/>
        </w:rPr>
        <w:commentReference w:id="4"/>
      </w:r>
    </w:p>
    <w:p w14:paraId="1FED138F" w14:textId="77777777"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6EAB484E"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ins w:id="12" w:author="Simon Farrell QC" w:date="2019-01-30T14:49:00Z">
        <w:r w:rsidR="00F31FF0">
          <w:t xml:space="preserve"> and in other material which we have in our possession. </w:t>
        </w:r>
      </w:ins>
      <w:r w:rsidRPr="00BA0B5D">
        <w:t>.</w:t>
      </w:r>
    </w:p>
    <w:p w14:paraId="2BBCC083" w14:textId="5458E062" w:rsidR="001C3CED" w:rsidRDefault="001C3CED" w:rsidP="0031236E">
      <w:pPr>
        <w:pStyle w:val="Heading4"/>
      </w:pPr>
      <w:r w:rsidRPr="00FF0B3B">
        <w:lastRenderedPageBreak/>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w:t>
      </w:r>
      <w:ins w:id="13" w:author="Simon Farrell QC" w:date="2019-01-30T14:49:00Z">
        <w:r w:rsidR="00F31FF0">
          <w:t xml:space="preserve"> (via it senior staff</w:t>
        </w:r>
        <w:proofErr w:type="gramStart"/>
        <w:r w:rsidR="00F31FF0">
          <w:t xml:space="preserve">) </w:t>
        </w:r>
      </w:ins>
      <w:r w:rsidRPr="00FF0B3B">
        <w:t>,</w:t>
      </w:r>
      <w:proofErr w:type="gramEnd"/>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5570DFE1"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14"/>
      <w:r w:rsidRPr="00FF0B3B">
        <w:t>massive</w:t>
      </w:r>
      <w:commentRangeEnd w:id="14"/>
      <w:r>
        <w:rPr>
          <w:rStyle w:val="CommentReference"/>
        </w:rPr>
        <w:commentReference w:id="14"/>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w:t>
      </w:r>
      <w:ins w:id="15" w:author="Simon Farrell QC" w:date="2019-01-30T14:50:00Z">
        <w:r w:rsidR="00F31FF0">
          <w:t xml:space="preserve"> and away from our client</w:t>
        </w:r>
      </w:ins>
      <w:r>
        <w:t xml:space="preserv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16"/>
      <w:r w:rsidRPr="00052C2D">
        <w:rPr>
          <w:i/>
        </w:rPr>
        <w:t>ensemble</w:t>
      </w:r>
      <w:commentRangeEnd w:id="16"/>
      <w:r>
        <w:rPr>
          <w:rStyle w:val="CommentReference"/>
          <w:rFonts w:asciiTheme="minorHAnsi" w:eastAsiaTheme="minorEastAsia" w:hAnsiTheme="minorHAnsi"/>
          <w:iCs w:val="0"/>
        </w:rPr>
        <w:commentReference w:id="16"/>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77777777" w:rsidR="001C3CED" w:rsidRDefault="001C3CED" w:rsidP="0031236E">
      <w:pPr>
        <w:pStyle w:val="Heading4"/>
      </w:pPr>
      <w:r>
        <w:t>Barclays extended the Loans to Mr Takieddine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Takieddine to defraud our client in the divorce by transferring the proceeds of the Loans to offshore locations.</w:t>
      </w:r>
    </w:p>
    <w:p w14:paraId="0BEF25EA" w14:textId="77777777" w:rsidR="001C3CED" w:rsidRPr="00BA0B5D" w:rsidRDefault="001C3CED" w:rsidP="0031236E">
      <w:pPr>
        <w:pStyle w:val="Heading2"/>
      </w:pPr>
      <w:commentRangeStart w:id="17"/>
      <w:commentRangeStart w:id="18"/>
      <w:r w:rsidRPr="00BA0B5D">
        <w:t>Parties</w:t>
      </w:r>
      <w:commentRangeEnd w:id="17"/>
      <w:r w:rsidRPr="00BA0B5D">
        <w:rPr>
          <w:rStyle w:val="CommentReference"/>
        </w:rPr>
        <w:commentReference w:id="17"/>
      </w:r>
      <w:commentRangeEnd w:id="18"/>
    </w:p>
    <w:p w14:paraId="708E40A5" w14:textId="77777777" w:rsidR="001C3CED" w:rsidRPr="00A24F34" w:rsidRDefault="001C3CED" w:rsidP="0031236E">
      <w:pPr>
        <w:pStyle w:val="Heading3"/>
      </w:pPr>
      <w:r w:rsidRPr="00A24F34">
        <w:t xml:space="preserve">Ziad </w:t>
      </w:r>
      <w:commentRangeStart w:id="19"/>
      <w:r w:rsidRPr="00A24F34">
        <w:t>Takieddine</w:t>
      </w:r>
      <w:r w:rsidRPr="00A24F34">
        <w:rPr>
          <w:rStyle w:val="CommentReference"/>
          <w:sz w:val="22"/>
          <w:szCs w:val="22"/>
        </w:rPr>
        <w:commentReference w:id="18"/>
      </w:r>
      <w:commentRangeEnd w:id="19"/>
      <w:r>
        <w:rPr>
          <w:rStyle w:val="CommentReference"/>
          <w:rFonts w:asciiTheme="minorHAnsi" w:eastAsiaTheme="minorEastAsia" w:hAnsiTheme="minorHAnsi"/>
        </w:rPr>
        <w:commentReference w:id="19"/>
      </w:r>
    </w:p>
    <w:p w14:paraId="1C52F474" w14:textId="77777777" w:rsidR="001C3CED" w:rsidRDefault="001C3CED" w:rsidP="0031236E">
      <w:pPr>
        <w:pStyle w:val="Heading4"/>
      </w:pPr>
      <w:r w:rsidRPr="00BA0B5D">
        <w:lastRenderedPageBreak/>
        <w:t xml:space="preserve">Ziad Takieddine is a </w:t>
      </w:r>
      <w:r>
        <w:t>self-</w:t>
      </w:r>
      <w:commentRangeStart w:id="20"/>
      <w:r>
        <w:t>confessed</w:t>
      </w:r>
      <w:commentRangeEnd w:id="20"/>
      <w:r>
        <w:rPr>
          <w:rStyle w:val="CommentReference"/>
        </w:rPr>
        <w:commentReference w:id="20"/>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all of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21"/>
      <w:r w:rsidRPr="00D9369D">
        <w:rPr>
          <w:i/>
        </w:rPr>
        <w:t>existing</w:t>
      </w:r>
      <w:commentRangeEnd w:id="21"/>
      <w:r>
        <w:rPr>
          <w:rStyle w:val="CommentReference"/>
          <w:rFonts w:asciiTheme="minorHAnsi" w:eastAsiaTheme="minorEastAsia" w:hAnsiTheme="minorHAnsi"/>
          <w:iCs w:val="0"/>
        </w:rPr>
        <w:commentReference w:id="21"/>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23"/>
      <w:r>
        <w:t xml:space="preserve">defraud </w:t>
      </w:r>
      <w:commentRangeEnd w:id="23"/>
      <w:r w:rsidR="00E75E85">
        <w:rPr>
          <w:rStyle w:val="CommentReference"/>
          <w:rFonts w:asciiTheme="minorHAnsi" w:eastAsiaTheme="minorEastAsia" w:hAnsiTheme="minorHAnsi"/>
          <w:iCs w:val="0"/>
        </w:rPr>
        <w:commentReference w:id="23"/>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lastRenderedPageBreak/>
        <w:t xml:space="preserve">Mr </w:t>
      </w:r>
      <w:commentRangeStart w:id="25"/>
      <w:r w:rsidRPr="00BA0B5D">
        <w:t>Takieddine</w:t>
      </w:r>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27" w:name="_Hlk535510800"/>
      <w:r w:rsidRPr="00BA0B5D">
        <w:t>€21,</w:t>
      </w:r>
      <w:commentRangeStart w:id="28"/>
      <w:r w:rsidRPr="00BA0B5D">
        <w:t>649</w:t>
      </w:r>
      <w:commentRangeEnd w:id="28"/>
      <w:r w:rsidRPr="00BA0B5D">
        <w:rPr>
          <w:rStyle w:val="CommentReference"/>
        </w:rPr>
        <w:commentReference w:id="28"/>
      </w:r>
      <w:r w:rsidRPr="00BA0B5D">
        <w:t>,731</w:t>
      </w:r>
      <w:bookmarkEnd w:id="27"/>
      <w:r w:rsidRPr="00BA0B5D">
        <w:t xml:space="preserve"> in respect of Mr Takieddine’s tax evasion and have placed his assets in France under penal </w:t>
      </w:r>
      <w:commentRangeStart w:id="29"/>
      <w:r w:rsidRPr="00BA0B5D">
        <w:t>seizure</w:t>
      </w:r>
      <w:commentRangeEnd w:id="29"/>
      <w:r w:rsidRPr="00BA0B5D">
        <w:rPr>
          <w:rStyle w:val="CommentReference"/>
        </w:rPr>
        <w:commentReference w:id="29"/>
      </w:r>
      <w:r w:rsidRPr="00BA0B5D">
        <w:t xml:space="preserve">.  </w:t>
      </w:r>
    </w:p>
    <w:p w14:paraId="4945794C" w14:textId="28C6B1ED"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ins w:id="30" w:author="Simon Farrell QC" w:date="2019-01-30T14:53:00Z">
        <w:r w:rsidR="00F31FF0">
          <w:t xml:space="preserve"> Mr </w:t>
        </w:r>
        <w:proofErr w:type="spellStart"/>
        <w:r w:rsidR="00F31FF0">
          <w:t>Takiedinne</w:t>
        </w:r>
        <w:proofErr w:type="spellEnd"/>
        <w:r w:rsidR="00F31FF0">
          <w:t xml:space="preserve"> dishonestly </w:t>
        </w:r>
      </w:ins>
      <w:ins w:id="31" w:author="Simon Farrell QC" w:date="2019-01-30T14:54:00Z">
        <w:r w:rsidR="00F31FF0">
          <w:t>conspired</w:t>
        </w:r>
      </w:ins>
      <w:ins w:id="32" w:author="Simon Farrell QC" w:date="2019-01-30T14:53:00Z">
        <w:r w:rsidR="00F31FF0">
          <w:t xml:space="preserve"> with others to p</w:t>
        </w:r>
      </w:ins>
      <w:ins w:id="33" w:author="Simon Farrell QC" w:date="2019-01-30T14:54:00Z">
        <w:r w:rsidR="00F31FF0">
          <w:t>r</w:t>
        </w:r>
      </w:ins>
      <w:ins w:id="34" w:author="Simon Farrell QC" w:date="2019-01-30T14:53:00Z">
        <w:r w:rsidR="00F31FF0">
          <w:t xml:space="preserve">etend </w:t>
        </w:r>
      </w:ins>
      <w:ins w:id="35" w:author="Simon Farrell QC" w:date="2019-01-30T14:54:00Z">
        <w:r w:rsidR="00F31FF0">
          <w:t xml:space="preserve">to the High Court in London that he had disposed of the Addison Crescent </w:t>
        </w:r>
        <w:proofErr w:type="gramStart"/>
        <w:r w:rsidR="00F31FF0">
          <w:t>property .</w:t>
        </w:r>
        <w:proofErr w:type="gramEnd"/>
        <w:r w:rsidR="00F31FF0">
          <w:t xml:space="preserve"> </w:t>
        </w:r>
      </w:ins>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and the Bank was therefore required to conduct enhanced due diligence in its dealings with him.  In spite of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lastRenderedPageBreak/>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6"/>
      <w:r w:rsidRPr="00BA0B5D">
        <w:rPr>
          <w:i/>
        </w:rPr>
        <w:t>French</w:t>
      </w:r>
      <w:commentRangeEnd w:id="36"/>
      <w:r>
        <w:rPr>
          <w:rStyle w:val="CommentReference"/>
        </w:rPr>
        <w:commentReference w:id="36"/>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37"/>
      <w:proofErr w:type="spellStart"/>
      <w:r w:rsidRPr="00BA0B5D">
        <w:t>Amesys</w:t>
      </w:r>
      <w:commentRangeEnd w:id="37"/>
      <w:proofErr w:type="spellEnd"/>
      <w:r>
        <w:rPr>
          <w:rStyle w:val="CommentReference"/>
        </w:rPr>
        <w:commentReference w:id="37"/>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38"/>
      <w:r w:rsidRPr="00BA0B5D">
        <w:rPr>
          <w:i/>
        </w:rPr>
        <w:t>elimination</w:t>
      </w:r>
      <w:commentRangeEnd w:id="38"/>
      <w:r>
        <w:rPr>
          <w:rStyle w:val="CommentReference"/>
        </w:rPr>
        <w:commentReference w:id="38"/>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39"/>
      <w:r w:rsidRPr="00BA0B5D">
        <w:t>December</w:t>
      </w:r>
      <w:commentRangeEnd w:id="39"/>
      <w:r>
        <w:rPr>
          <w:rStyle w:val="CommentReference"/>
          <w:rFonts w:asciiTheme="minorHAnsi" w:eastAsiaTheme="minorEastAsia" w:hAnsiTheme="minorHAnsi"/>
          <w:iCs w:val="0"/>
        </w:rPr>
        <w:commentReference w:id="39"/>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40"/>
      <w:r w:rsidRPr="00557738">
        <w:t>million</w:t>
      </w:r>
      <w:commentRangeEnd w:id="40"/>
      <w:r>
        <w:rPr>
          <w:rStyle w:val="CommentReference"/>
        </w:rPr>
        <w:commentReference w:id="40"/>
      </w:r>
      <w:r w:rsidRPr="00557738">
        <w:t xml:space="preserve"> euros in instalments.  The payments were made to </w:t>
      </w:r>
      <w:r>
        <w:t xml:space="preserve">Mr Takieddine’s </w:t>
      </w:r>
      <w:commentRangeStart w:id="41"/>
      <w:r w:rsidRPr="00557738">
        <w:t>secret</w:t>
      </w:r>
      <w:commentRangeEnd w:id="41"/>
      <w:r>
        <w:rPr>
          <w:rStyle w:val="CommentReference"/>
        </w:rPr>
        <w:commentReference w:id="41"/>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lastRenderedPageBreak/>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42"/>
      <w:r w:rsidRPr="00327647">
        <w:t>torture</w:t>
      </w:r>
      <w:commentRangeEnd w:id="42"/>
      <w:r w:rsidRPr="00327647">
        <w:rPr>
          <w:rStyle w:val="CommentReference"/>
          <w:rFonts w:asciiTheme="minorHAnsi" w:eastAsiaTheme="minorEastAsia" w:hAnsiTheme="minorHAnsi"/>
          <w:iCs w:val="0"/>
          <w:color w:val="808080" w:themeColor="background1" w:themeShade="80"/>
        </w:rPr>
        <w:commentReference w:id="42"/>
      </w:r>
      <w:r w:rsidRPr="00327647">
        <w:t xml:space="preserve"> to a convicted </w:t>
      </w:r>
      <w:commentRangeStart w:id="43"/>
      <w:r w:rsidRPr="00327647">
        <w:t>terrorist</w:t>
      </w:r>
      <w:commentRangeEnd w:id="43"/>
      <w:r>
        <w:rPr>
          <w:rStyle w:val="CommentReference"/>
          <w:rFonts w:asciiTheme="minorHAnsi" w:eastAsiaTheme="minorEastAsia" w:hAnsiTheme="minorHAnsi"/>
          <w:iCs w:val="0"/>
        </w:rPr>
        <w:commentReference w:id="43"/>
      </w:r>
      <w:r w:rsidRPr="00327647">
        <w:t xml:space="preserve"> and agreed to launder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44"/>
      <w:r w:rsidRPr="00993557">
        <w:t>Senussi</w:t>
      </w:r>
      <w:commentRangeEnd w:id="44"/>
      <w:r>
        <w:rPr>
          <w:rStyle w:val="CommentReference"/>
        </w:rPr>
        <w:commentReference w:id="44"/>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45"/>
      <w:r w:rsidRPr="00D318F4">
        <w:t>principal</w:t>
      </w:r>
      <w:commentRangeEnd w:id="45"/>
      <w:r>
        <w:rPr>
          <w:rStyle w:val="CommentReference"/>
        </w:rPr>
        <w:commentReference w:id="45"/>
      </w:r>
      <w:r w:rsidRPr="00D318F4">
        <w:t xml:space="preserve"> contact in Libya was Abdullah Senussi, Gaddafi’s right-hand man, brother-in-law and intelligence chief.  The surveillance equipment was for </w:t>
      </w:r>
      <w:commentRangeStart w:id="46"/>
      <w:r w:rsidRPr="00D318F4">
        <w:t>Senussi’s</w:t>
      </w:r>
      <w:commentRangeEnd w:id="46"/>
      <w:r>
        <w:rPr>
          <w:rStyle w:val="CommentReference"/>
        </w:rPr>
        <w:commentReference w:id="46"/>
      </w:r>
      <w:r w:rsidRPr="00D318F4">
        <w:t xml:space="preserve"> secret police</w:t>
      </w:r>
      <w:r>
        <w:t xml:space="preserve">; it was Senussi who gave Takieddine </w:t>
      </w:r>
      <w:commentRangeStart w:id="47"/>
      <w:r>
        <w:t>millions</w:t>
      </w:r>
      <w:commentRangeEnd w:id="47"/>
      <w:r>
        <w:rPr>
          <w:rStyle w:val="CommentReference"/>
          <w:rFonts w:asciiTheme="minorHAnsi" w:eastAsiaTheme="minorEastAsia" w:hAnsiTheme="minorHAnsi"/>
          <w:iCs w:val="0"/>
        </w:rPr>
        <w:commentReference w:id="47"/>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48"/>
      <w:r w:rsidRPr="00A8324D">
        <w:t>sentenced</w:t>
      </w:r>
      <w:commentRangeEnd w:id="48"/>
      <w:r>
        <w:rPr>
          <w:rStyle w:val="CommentReference"/>
          <w:rFonts w:asciiTheme="minorHAnsi" w:eastAsiaTheme="minorEastAsia" w:hAnsiTheme="minorHAnsi"/>
          <w:iCs w:val="0"/>
        </w:rPr>
        <w:commentReference w:id="48"/>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49"/>
      <w:r w:rsidRPr="00711214">
        <w:t>massacre</w:t>
      </w:r>
      <w:commentRangeEnd w:id="49"/>
      <w:r>
        <w:rPr>
          <w:rStyle w:val="CommentReference"/>
          <w:rFonts w:asciiTheme="minorHAnsi" w:eastAsiaTheme="minorEastAsia" w:hAnsiTheme="minorHAnsi"/>
          <w:iCs w:val="0"/>
        </w:rPr>
        <w:commentReference w:id="49"/>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lastRenderedPageBreak/>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50"/>
      <w:r w:rsidRPr="00CE685E">
        <w:t>humanity</w:t>
      </w:r>
      <w:commentRangeEnd w:id="50"/>
      <w:r w:rsidRPr="00CE685E">
        <w:rPr>
          <w:rStyle w:val="CommentReference"/>
          <w:i/>
        </w:rPr>
        <w:commentReference w:id="50"/>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intelligence service</w:t>
      </w:r>
      <w:r>
        <w:t>, headed by</w:t>
      </w:r>
      <w:r w:rsidRPr="00BA0B5D">
        <w:t xml:space="preserve"> Mr </w:t>
      </w:r>
      <w:commentRangeStart w:id="51"/>
      <w:r w:rsidRPr="00BA0B5D">
        <w:t>Senussi</w:t>
      </w:r>
      <w:commentRangeEnd w:id="51"/>
      <w:r w:rsidRPr="00BA0B5D">
        <w:rPr>
          <w:rStyle w:val="CommentReference"/>
        </w:rPr>
        <w:commentReference w:id="51"/>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52"/>
      <w:r>
        <w:t>dubious</w:t>
      </w:r>
      <w:commentRangeEnd w:id="52"/>
      <w:r w:rsidR="00E75E85">
        <w:rPr>
          <w:rStyle w:val="CommentReference"/>
          <w:rFonts w:asciiTheme="minorHAnsi" w:eastAsiaTheme="minorEastAsia" w:hAnsiTheme="minorHAnsi"/>
          <w:iCs w:val="0"/>
        </w:rPr>
        <w:commentReference w:id="52"/>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53"/>
      <w:r w:rsidRPr="00BA0B5D">
        <w:t>176</w:t>
      </w:r>
      <w:commentRangeEnd w:id="53"/>
      <w:r>
        <w:rPr>
          <w:rStyle w:val="CommentReference"/>
          <w:rFonts w:asciiTheme="minorHAnsi" w:eastAsiaTheme="minorEastAsia" w:hAnsiTheme="minorHAnsi"/>
          <w:iCs w:val="0"/>
        </w:rPr>
        <w:commentReference w:id="53"/>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4"/>
      <w:r>
        <w:t>dealing</w:t>
      </w:r>
      <w:commentRangeEnd w:id="54"/>
      <w:r>
        <w:rPr>
          <w:rStyle w:val="CommentReference"/>
          <w:rFonts w:asciiTheme="minorHAnsi" w:eastAsiaTheme="minorEastAsia" w:hAnsiTheme="minorHAnsi"/>
          <w:iCs w:val="0"/>
        </w:rPr>
        <w:commentReference w:id="54"/>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arwick Estates Limited, whereby Barclays advanced £6,000,000 to Mr Takieddine via the English Loan transaction which was designed to injure and which did severely injure our client.</w:t>
      </w:r>
    </w:p>
    <w:p w14:paraId="1E1D5773" w14:textId="77777777" w:rsidR="001C3CED" w:rsidRDefault="001C3CED" w:rsidP="0031236E">
      <w:pPr>
        <w:pStyle w:val="Heading4"/>
      </w:pPr>
      <w:r>
        <w:lastRenderedPageBreak/>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seeking to have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7777777" w:rsidR="001C3CED" w:rsidRDefault="001C3CED" w:rsidP="0031236E">
      <w:pPr>
        <w:pStyle w:val="Heading4"/>
      </w:pPr>
      <w:r>
        <w:t xml:space="preserve">Alain France had been involved in Mr Takieddine’s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police: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me and I took the </w:t>
      </w:r>
      <w:r w:rsidRPr="002315D7">
        <w:t>« carte grise »</w:t>
      </w:r>
      <w:r>
        <w:t xml:space="preserve"> [car ownership documents]”).</w:t>
      </w:r>
    </w:p>
    <w:p w14:paraId="497B4CA5" w14:textId="77777777" w:rsidR="001C3CED" w:rsidRDefault="001C3CED" w:rsidP="0031236E">
      <w:pPr>
        <w:pStyle w:val="Heading4"/>
        <w:rPr>
          <w:rFonts w:cs="Calibri"/>
        </w:rPr>
      </w:pPr>
      <w:r>
        <w:lastRenderedPageBreak/>
        <w:t xml:space="preserve">With respect to the French Loan, </w:t>
      </w:r>
      <w:r w:rsidRPr="00BA0B5D">
        <w:t xml:space="preserve">Alain </w:t>
      </w:r>
      <w:r w:rsidRPr="0044487E">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60"/>
      <w:r>
        <w:t>translated</w:t>
      </w:r>
      <w:commentRangeEnd w:id="60"/>
      <w:r>
        <w:rPr>
          <w:rStyle w:val="CommentReference"/>
          <w:rFonts w:asciiTheme="minorHAnsi" w:eastAsiaTheme="minorEastAsia" w:hAnsiTheme="minorHAnsi"/>
          <w:iCs w:val="0"/>
        </w:rPr>
        <w:commentReference w:id="60"/>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Contemporaneous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lastRenderedPageBreak/>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61"/>
      <w:r w:rsidRPr="003F459F">
        <w:t>William Harford</w:t>
      </w:r>
      <w:commentRangeEnd w:id="61"/>
      <w:r w:rsidRPr="00BA0B5D">
        <w:rPr>
          <w:rStyle w:val="CommentReference"/>
        </w:rPr>
        <w:commentReference w:id="61"/>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62"/>
      <w:r>
        <w:t>email</w:t>
      </w:r>
      <w:commentRangeEnd w:id="62"/>
      <w:r>
        <w:rPr>
          <w:rStyle w:val="CommentReference"/>
          <w:rFonts w:asciiTheme="minorHAnsi" w:eastAsiaTheme="minorEastAsia" w:hAnsiTheme="minorHAnsi"/>
          <w:iCs w:val="0"/>
        </w:rPr>
        <w:commentReference w:id="62"/>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6BFA8381"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40D40847"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Takieddine to injure our client out of her interest in the London Property and the French Property (the “Matrimonial Properties”). Based on the credit report </w:t>
      </w:r>
      <w:ins w:id="63" w:author="Simon Farrell QC" w:date="2019-01-30T14:56:00Z">
        <w:r w:rsidR="00F31FF0">
          <w:rPr>
            <w:color w:val="0070C0"/>
          </w:rPr>
          <w:t xml:space="preserve">and the other information </w:t>
        </w:r>
      </w:ins>
      <w:r w:rsidRPr="007A11A9">
        <w:rPr>
          <w:color w:val="0070C0"/>
        </w:rPr>
        <w:t>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lastRenderedPageBreak/>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The Bank was required to obtain appropriate senior management approval for establishing a business relationship with Mr Takieddine. This</w:t>
      </w:r>
      <w:del w:id="64"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65" w:author="User" w:date="2019-01-29T19:56:00Z">
        <w:r w:rsidRPr="0031236E" w:rsidDel="007A11A9">
          <w:delText xml:space="preserve">Mr France has said to police in French proceedings: </w:delText>
        </w:r>
      </w:del>
      <w:del w:id="66"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“confirmed [Ziad’s] standing and reputation based on information from his own contacts.” On 1 December 2008 both Mr Harford and Mr </w:t>
      </w:r>
      <w:proofErr w:type="spellStart"/>
      <w:r w:rsidRPr="0031236E">
        <w:t>Shukry</w:t>
      </w:r>
      <w:proofErr w:type="spellEnd"/>
      <w:r w:rsidRPr="0031236E">
        <w:t xml:space="preserve"> gave their business line approval for the proposed loan.</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67"/>
      <w:r w:rsidRPr="007A11A9">
        <w:rPr>
          <w:color w:val="0070C0"/>
        </w:rPr>
        <w:t>Home</w:t>
      </w:r>
      <w:commentRangeEnd w:id="67"/>
      <w:r w:rsidRPr="007A11A9">
        <w:rPr>
          <w:rStyle w:val="CommentReference"/>
          <w:color w:val="0070C0"/>
          <w:sz w:val="22"/>
          <w:szCs w:val="22"/>
        </w:rPr>
        <w:commentReference w:id="67"/>
      </w:r>
      <w:r w:rsidRPr="007A11A9">
        <w:rPr>
          <w:color w:val="0070C0"/>
        </w:rPr>
        <w:t xml:space="preserve"> Rights Charge.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68"/>
      <w:r w:rsidRPr="0031236E">
        <w:lastRenderedPageBreak/>
        <w:t xml:space="preserve">The loans were completed on 12 February </w:t>
      </w:r>
      <w:commentRangeStart w:id="69"/>
      <w:r w:rsidRPr="0031236E">
        <w:t>2009</w:t>
      </w:r>
      <w:commentRangeEnd w:id="69"/>
      <w:r w:rsidRPr="0031236E">
        <w:rPr>
          <w:rStyle w:val="CommentReference"/>
          <w:sz w:val="22"/>
          <w:szCs w:val="22"/>
        </w:rPr>
        <w:commentReference w:id="69"/>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70"/>
      <w:r w:rsidRPr="0031236E">
        <w:t>clear</w:t>
      </w:r>
      <w:commentRangeEnd w:id="70"/>
      <w:r w:rsidRPr="0031236E">
        <w:rPr>
          <w:rStyle w:val="CommentReference"/>
          <w:sz w:val="22"/>
          <w:szCs w:val="22"/>
        </w:rPr>
        <w:commentReference w:id="70"/>
      </w:r>
      <w:r w:rsidRPr="0031236E">
        <w:t xml:space="preserve"> from the Bank’s internal documentation that it was in reality a single loan for the exclusive benefit of Ziad Takieddine.  </w:t>
      </w:r>
      <w:commentRangeEnd w:id="68"/>
      <w:r w:rsidRPr="0031236E">
        <w:rPr>
          <w:rStyle w:val="CommentReference"/>
          <w:sz w:val="22"/>
          <w:szCs w:val="22"/>
        </w:rPr>
        <w:commentReference w:id="68"/>
      </w:r>
    </w:p>
    <w:p w14:paraId="245D1F5F" w14:textId="77777777" w:rsidR="00E75E85" w:rsidRPr="0031236E" w:rsidRDefault="00E75E85" w:rsidP="0031236E">
      <w:pPr>
        <w:pStyle w:val="Heading4"/>
      </w:pPr>
      <w:r w:rsidRPr="0031236E">
        <w:t>The £6,000,000 London Loan was used to repay part of a previous £7,200,000 loan taken out by Mr Takieddine, the proceeds of which had already been transferred to Mr Takieddine’s secret accounts in Lebanon and other remote offshore locations.  The £1,200,000 remaining balance of the previous loan was paid out of the proceeds of the new French Loan.</w:t>
      </w:r>
    </w:p>
    <w:p w14:paraId="23893C82" w14:textId="77777777" w:rsidR="00E75E85" w:rsidRPr="0031236E" w:rsidRDefault="00E75E85" w:rsidP="007A11A9">
      <w:pPr>
        <w:pStyle w:val="Heading4"/>
        <w:numPr>
          <w:ilvl w:val="1"/>
          <w:numId w:val="1"/>
        </w:numPr>
      </w:pPr>
      <w:r w:rsidRPr="0031236E">
        <w:t xml:space="preserve">The </w:t>
      </w:r>
      <w:commentRangeStart w:id="71"/>
      <w:r w:rsidRPr="0031236E">
        <w:t>remainder</w:t>
      </w:r>
      <w:commentRangeEnd w:id="71"/>
      <w:r w:rsidRPr="0031236E">
        <w:rPr>
          <w:rStyle w:val="CommentReference"/>
          <w:sz w:val="22"/>
          <w:szCs w:val="22"/>
        </w:rPr>
        <w:commentReference w:id="71"/>
      </w:r>
      <w:r w:rsidRPr="0031236E">
        <w:t xml:space="preserve"> of the French Loan was transferred offshore as follows:</w:t>
      </w:r>
    </w:p>
    <w:p w14:paraId="62E300A8" w14:textId="77777777" w:rsidR="00E75E85" w:rsidRDefault="00E75E85" w:rsidP="007A11A9">
      <w:pPr>
        <w:pStyle w:val="Heading4"/>
        <w:numPr>
          <w:ilvl w:val="1"/>
          <w:numId w:val="1"/>
        </w:numPr>
      </w:pPr>
      <w:r>
        <w:t xml:space="preserve">On 3 </w:t>
      </w:r>
      <w:commentRangeStart w:id="72"/>
      <w:r>
        <w:t>March</w:t>
      </w:r>
      <w:commentRangeEnd w:id="72"/>
      <w:r>
        <w:rPr>
          <w:rStyle w:val="CommentReference"/>
        </w:rPr>
        <w:commentReference w:id="72"/>
      </w:r>
      <w:r>
        <w:t xml:space="preserve"> 2009 the Bank transferred $4,000,000 (€3,150,000) to Spectrum Aerospace, a Bermudan company; and</w:t>
      </w:r>
    </w:p>
    <w:p w14:paraId="399D22C8" w14:textId="77777777" w:rsidR="00E75E85" w:rsidRDefault="00E75E85" w:rsidP="0031236E">
      <w:pPr>
        <w:pStyle w:val="Heading4"/>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The Bank knew that Ziad Takieddine was married to our client and that they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73"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74"/>
      <w:r w:rsidRPr="0031236E">
        <w:t>under</w:t>
      </w:r>
      <w:commentRangeEnd w:id="74"/>
      <w:r w:rsidRPr="0031236E">
        <w:rPr>
          <w:rStyle w:val="CommentReference"/>
          <w:sz w:val="22"/>
          <w:szCs w:val="22"/>
        </w:rPr>
        <w:commentReference w:id="74"/>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lastRenderedPageBreak/>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77777777"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though which to hold a single apartment, whereby it should have been obvious to the Bank that the real purpose of the structure was to allow Mr Takieddine to evade French taxes by pretending not to own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00132D9C" w:rsidR="00E75E85" w:rsidRDefault="00E75E85" w:rsidP="0031236E">
      <w:pPr>
        <w:pStyle w:val="Heading4"/>
      </w:pPr>
      <w:r>
        <w:lastRenderedPageBreak/>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no other purpose than to enable Mr Takieddine to evade French wealth taxes.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002093F8"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75"/>
      <w:r w:rsidRPr="0031236E">
        <w:t>obligations</w:t>
      </w:r>
      <w:commentRangeEnd w:id="75"/>
      <w:r w:rsidRPr="0031236E">
        <w:rPr>
          <w:rStyle w:val="CommentReference"/>
          <w:sz w:val="22"/>
          <w:szCs w:val="22"/>
        </w:rPr>
        <w:commentReference w:id="75"/>
      </w:r>
      <w:r w:rsidRPr="0031236E">
        <w:t xml:space="preserve"> described in that guidance meant that Barclays had to apply a higher level of due diligence in order to satisfy themselves that there were sound economic or other reasons for Mr Takieddine’s use of such a complex structure. </w:t>
      </w:r>
      <w:r w:rsidRPr="007A11A9">
        <w:rPr>
          <w:color w:val="0070C0"/>
        </w:rPr>
        <w:t xml:space="preserve">The purpose was to ensure that the Bank minimised the risk of it being used for criminal purposes and, in particular, of facilitating money laundering or terrorist financing. </w:t>
      </w:r>
    </w:p>
    <w:p w14:paraId="33E69EB8" w14:textId="77777777" w:rsidR="00E75E85" w:rsidRPr="0031236E" w:rsidRDefault="00E75E85" w:rsidP="0031236E">
      <w:pPr>
        <w:pStyle w:val="Heading4"/>
      </w:pPr>
      <w:r w:rsidRPr="0031236E">
        <w:lastRenderedPageBreak/>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3163B5FD" w14:textId="144895A5" w:rsidR="00E75E85" w:rsidRPr="0031236E" w:rsidRDefault="00E75E85" w:rsidP="0031236E">
      <w:pPr>
        <w:pStyle w:val="Heading4"/>
      </w:pPr>
      <w:r w:rsidRPr="0031236E">
        <w:t xml:space="preserve">The credit report failed to cover the negative media reports about Mr Takieddine and the divorce proceedings which </w:t>
      </w:r>
      <w:r w:rsidR="003024D8" w:rsidRPr="0031236E">
        <w:t xml:space="preserve">had been </w:t>
      </w:r>
      <w:del w:id="76"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77777777" w:rsidR="00E75E85" w:rsidRPr="007A11A9" w:rsidRDefault="00E75E85" w:rsidP="0031236E">
      <w:pPr>
        <w:pStyle w:val="Heading4"/>
        <w:rPr>
          <w:color w:val="0070C0"/>
        </w:rPr>
      </w:pPr>
      <w:r w:rsidRPr="007A11A9">
        <w:rPr>
          <w:color w:val="0070C0"/>
        </w:rPr>
        <w:t xml:space="preserve">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 and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46E96CEC" w:rsidR="00E75E85" w:rsidRPr="0031236E" w:rsidRDefault="00E75E85" w:rsidP="0031236E">
      <w:pPr>
        <w:pStyle w:val="Heading4"/>
      </w:pPr>
      <w:r w:rsidRPr="0031236E">
        <w:lastRenderedPageBreak/>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77"/>
      <w:r w:rsidRPr="007A11A9">
        <w:rPr>
          <w:color w:val="0070C0"/>
        </w:rPr>
        <w:t>laundering</w:t>
      </w:r>
      <w:commentRangeEnd w:id="77"/>
      <w:r w:rsidRPr="007A11A9">
        <w:rPr>
          <w:rStyle w:val="CommentReference"/>
          <w:color w:val="0070C0"/>
          <w:sz w:val="22"/>
          <w:szCs w:val="22"/>
        </w:rPr>
        <w:commentReference w:id="77"/>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report was made to a relevant authority (HM Treasury</w:t>
      </w:r>
      <w:ins w:id="78" w:author="Simon Farrell QC" w:date="2019-01-30T14:58:00Z">
        <w:r w:rsidR="002038CD">
          <w:t xml:space="preserve">, NCA </w:t>
        </w:r>
      </w:ins>
      <w:del w:id="79"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77777777" w:rsidR="00E75E85" w:rsidRDefault="00E75E85" w:rsidP="007A11A9">
      <w:pPr>
        <w:pStyle w:val="Heading4"/>
        <w:numPr>
          <w:ilvl w:val="1"/>
          <w:numId w:val="1"/>
        </w:numPr>
      </w:pPr>
      <w:commentRangeStart w:id="80"/>
      <w:r w:rsidRPr="008E104B">
        <w:t xml:space="preserve">The bank helped Mr Takieddine conceal, disguise and transfer his benefit from the proceeds of crime which is offence under s. 327 POCA. </w:t>
      </w:r>
      <w:r>
        <w:t xml:space="preserve">The conspiracy against our client allowed Mr Takieddine to conceal, disguise and transfer money away from the jurisdictions of the UK and France. </w:t>
      </w:r>
    </w:p>
    <w:p w14:paraId="36754BB9" w14:textId="77777777" w:rsidR="00E75E85" w:rsidRDefault="00E75E85" w:rsidP="007A11A9">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 This is an offence under s. 328 POCA.</w:t>
      </w:r>
      <w:r w:rsidRPr="008E104B">
        <w:rPr>
          <w:rFonts w:ascii="Arial" w:hAnsi="Arial" w:cs="Arial"/>
          <w:color w:val="000000"/>
          <w:sz w:val="18"/>
          <w:szCs w:val="18"/>
          <w:shd w:val="clear" w:color="auto" w:fill="FFFFFF"/>
        </w:rPr>
        <w:t xml:space="preserve"> </w:t>
      </w:r>
    </w:p>
    <w:p w14:paraId="4CE6BA12" w14:textId="77777777"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80"/>
      <w:r>
        <w:rPr>
          <w:rStyle w:val="CommentReference"/>
        </w:rPr>
        <w:commentReference w:id="80"/>
      </w:r>
    </w:p>
    <w:p w14:paraId="4A7D116A" w14:textId="77777777" w:rsidR="00E75E85" w:rsidRPr="005B770C" w:rsidRDefault="00E75E85" w:rsidP="007A11A9">
      <w:pPr>
        <w:pStyle w:val="Heading4"/>
        <w:numPr>
          <w:ilvl w:val="1"/>
          <w:numId w:val="1"/>
        </w:numPr>
      </w:pPr>
      <w:r w:rsidRPr="005B770C">
        <w:lastRenderedPageBreak/>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81"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81"/>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77777777" w:rsidR="00E75E85" w:rsidRPr="0031236E" w:rsidRDefault="00E75E85" w:rsidP="0031236E">
      <w:pPr>
        <w:pStyle w:val="Heading4"/>
      </w:pPr>
      <w:r w:rsidRPr="0031236E">
        <w:t xml:space="preserve">The bank’s conduct may 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82"/>
      <w:r w:rsidRPr="0031236E">
        <w:t>bank</w:t>
      </w:r>
      <w:commentRangeEnd w:id="82"/>
      <w:r w:rsidRPr="0031236E">
        <w:rPr>
          <w:rStyle w:val="CommentReference"/>
          <w:color w:val="0070C0"/>
          <w:sz w:val="22"/>
          <w:szCs w:val="22"/>
        </w:rPr>
        <w:commentReference w:id="82"/>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lastRenderedPageBreak/>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lastRenderedPageBreak/>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77777777" w:rsidR="00E75E85" w:rsidRDefault="00E75E85" w:rsidP="007A11A9">
      <w:pPr>
        <w:pStyle w:val="Heading4"/>
        <w:numPr>
          <w:ilvl w:val="1"/>
          <w:numId w:val="1"/>
        </w:numPr>
      </w:pPr>
      <w:r>
        <w:t xml:space="preserve">Did the bank file a report about Ziad Takieddine subject to s. 328 POCA at the time of the equity release? </w:t>
      </w:r>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3"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4"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14"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6"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17"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18"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19"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20"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21"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22"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23" w:author="User" w:date="2019-01-29T19:23:00Z" w:initials="U">
    <w:p w14:paraId="2611CEEB" w14:textId="7ECE2E8E" w:rsidR="00E75E85" w:rsidRDefault="00E75E85">
      <w:pPr>
        <w:pStyle w:val="CommentText"/>
      </w:pPr>
      <w:r>
        <w:rPr>
          <w:rStyle w:val="CommentReference"/>
        </w:rPr>
        <w:annotationRef/>
      </w:r>
      <w:r>
        <w:t>Or ‘injure’?</w:t>
      </w:r>
    </w:p>
  </w:comment>
  <w:comment w:id="24"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28"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29"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36" w:author="Nick Stoop" w:date="2019-01-23T12:06:00Z" w:initials="NS">
    <w:p w14:paraId="511197AF" w14:textId="77777777" w:rsidR="00E75E85" w:rsidRDefault="00E75E85" w:rsidP="001C3CED">
      <w:pPr>
        <w:pStyle w:val="CommentText"/>
      </w:pPr>
      <w:r>
        <w:rPr>
          <w:rStyle w:val="CommentReference"/>
        </w:rPr>
        <w:annotationRef/>
      </w:r>
      <w:r>
        <w:t xml:space="preserve">The contract was actually between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7"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38"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39"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40"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41"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2"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3" w:author="Nick Stoop" w:date="2019-01-28T16:39:00Z" w:initials="NS">
    <w:p w14:paraId="0C24E696" w14:textId="77777777" w:rsidR="00E75E85" w:rsidRDefault="00E75E85" w:rsidP="001C3CED">
      <w:pPr>
        <w:pStyle w:val="CommentText"/>
      </w:pPr>
      <w:r>
        <w:rPr>
          <w:rStyle w:val="CommentReference"/>
        </w:rPr>
        <w:annotationRef/>
      </w:r>
      <w:r>
        <w:t>REMOVE???</w:t>
      </w:r>
    </w:p>
  </w:comment>
  <w:comment w:id="44"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45"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6"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47"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8"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49"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50"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51"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52" w:author="User" w:date="2019-01-29T19:26:00Z" w:initials="U">
    <w:p w14:paraId="46DD0176" w14:textId="2C0D52C0" w:rsidR="00E75E85" w:rsidRPr="007D10D4" w:rsidRDefault="00E75E85">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3" w:author="Nick Stoop" w:date="2019-01-23T18:33:00Z" w:initials="NS">
    <w:p w14:paraId="7990D239" w14:textId="77777777" w:rsidR="00E75E85" w:rsidRPr="007D10D4" w:rsidRDefault="00E75E85"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4" w:author="Nick Stoop" w:date="2019-01-23T18:33:00Z" w:initials="NS">
    <w:p w14:paraId="43DDC014" w14:textId="77777777" w:rsidR="00E75E85" w:rsidRPr="007D10D4" w:rsidRDefault="00E75E85"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5"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57" w:author="User" w:date="2019-01-29T19:28:00Z" w:initials="U">
    <w:p w14:paraId="162C54E9" w14:textId="7C63D8F1" w:rsidR="00E75E85" w:rsidRDefault="00E75E85">
      <w:pPr>
        <w:pStyle w:val="CommentText"/>
      </w:pPr>
      <w:r>
        <w:rPr>
          <w:rStyle w:val="CommentReference"/>
        </w:rPr>
        <w:annotationRef/>
      </w:r>
      <w:r>
        <w:t>Injure?</w:t>
      </w:r>
    </w:p>
  </w:comment>
  <w:comment w:id="58"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59"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60"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1"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62" w:author="Nick Stoop" w:date="2019-01-28T18:10:00Z" w:initials="NS">
    <w:p w14:paraId="5A616429" w14:textId="77777777" w:rsidR="00E75E85" w:rsidRDefault="00E75E85" w:rsidP="001C3CED">
      <w:pPr>
        <w:pStyle w:val="CommentText"/>
      </w:pPr>
      <w:r>
        <w:rPr>
          <w:rStyle w:val="CommentReference"/>
        </w:rPr>
        <w:annotationRef/>
      </w:r>
      <w:r>
        <w:t>Dated?</w:t>
      </w:r>
    </w:p>
  </w:comment>
  <w:comment w:id="67" w:author="User" w:date="2019-01-29T18:32:00Z" w:initials="U">
    <w:p w14:paraId="06566632" w14:textId="77777777" w:rsidR="00E75E85" w:rsidRDefault="00E75E85" w:rsidP="00E75E85">
      <w:pPr>
        <w:pStyle w:val="CommentText"/>
      </w:pPr>
      <w:r>
        <w:rPr>
          <w:rStyle w:val="CommentReference"/>
        </w:rPr>
        <w:annotationRef/>
      </w:r>
      <w:r>
        <w:t>Edit perhaps?</w:t>
      </w:r>
    </w:p>
  </w:comment>
  <w:comment w:id="69"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70"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68" w:author="User" w:date="2019-01-29T18:49:00Z" w:initials="U">
    <w:p w14:paraId="146CEC6C" w14:textId="77777777" w:rsidR="00E75E85" w:rsidRDefault="00E75E85" w:rsidP="00E75E85">
      <w:pPr>
        <w:pStyle w:val="CommentText"/>
      </w:pPr>
      <w:r>
        <w:rPr>
          <w:rStyle w:val="CommentReference"/>
        </w:rPr>
        <w:annotationRef/>
      </w:r>
      <w:r>
        <w:t>Repetition?</w:t>
      </w:r>
    </w:p>
  </w:comment>
  <w:comment w:id="71" w:author="Nick Stoop" w:date="2019-01-23T19:59:00Z" w:initials="NS">
    <w:p w14:paraId="31B6B93D" w14:textId="77777777" w:rsidR="00E75E85" w:rsidRDefault="00E75E85"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72"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74"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75"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77"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80"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82"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0"/>
  <w15:commentEx w15:paraId="1E8D0E51" w15:done="0"/>
  <w15:commentEx w15:paraId="246AF046"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1D65830E" w15:done="0"/>
  <w15:commentEx w15:paraId="5A616429" w15:done="0"/>
  <w15:commentEx w15:paraId="06566632" w15:done="0"/>
  <w15:commentEx w15:paraId="4D2790C9" w15:done="0"/>
  <w15:commentEx w15:paraId="01EA4BDC" w15:done="0"/>
  <w15:commentEx w15:paraId="146CEC6C" w15:done="0"/>
  <w15:commentEx w15:paraId="31B6B93D" w15:done="0"/>
  <w15:commentEx w15:paraId="49ED2703" w15:done="0"/>
  <w15:commentEx w15:paraId="29FE6D5E"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1E8D0E51" w16cid:durableId="1FFAFFAF"/>
  <w16cid:commentId w16cid:paraId="246AF046" w16cid:durableId="1FFAFFB0"/>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1D65830E" w16cid:durableId="1FFAFFD3"/>
  <w16cid:commentId w16cid:paraId="5A616429" w16cid:durableId="1FFAFFD4"/>
  <w16cid:commentId w16cid:paraId="06566632" w16cid:durableId="1FFB1AC9"/>
  <w16cid:commentId w16cid:paraId="4D2790C9" w16cid:durableId="1FFB06AC"/>
  <w16cid:commentId w16cid:paraId="01EA4BDC" w16cid:durableId="1FF40233"/>
  <w16cid:commentId w16cid:paraId="146CEC6C" w16cid:durableId="1FFB1EB0"/>
  <w16cid:commentId w16cid:paraId="31B6B93D" w16cid:durableId="1FF40234"/>
  <w16cid:commentId w16cid:paraId="49ED2703" w16cid:durableId="1FF40235"/>
  <w16cid:commentId w16cid:paraId="29FE6D5E" w16cid:durableId="1FFB1B2B"/>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 Farrell QC">
    <w15:presenceInfo w15:providerId="AD" w15:userId="S-1-5-21-789336058-329068152-682003330-1140"/>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92368"/>
    <w:rsid w:val="001A50D2"/>
    <w:rsid w:val="001C3CED"/>
    <w:rsid w:val="002038CD"/>
    <w:rsid w:val="00240B87"/>
    <w:rsid w:val="00271D19"/>
    <w:rsid w:val="003024D8"/>
    <w:rsid w:val="00305CE6"/>
    <w:rsid w:val="0031236E"/>
    <w:rsid w:val="003E3E0A"/>
    <w:rsid w:val="003F7C8B"/>
    <w:rsid w:val="00427743"/>
    <w:rsid w:val="005C1D36"/>
    <w:rsid w:val="005F42E2"/>
    <w:rsid w:val="00613553"/>
    <w:rsid w:val="0068690E"/>
    <w:rsid w:val="006B5AEE"/>
    <w:rsid w:val="0076599F"/>
    <w:rsid w:val="0077064A"/>
    <w:rsid w:val="0078491A"/>
    <w:rsid w:val="007A11A9"/>
    <w:rsid w:val="007D10D4"/>
    <w:rsid w:val="008C1AAF"/>
    <w:rsid w:val="008C78C3"/>
    <w:rsid w:val="0091605D"/>
    <w:rsid w:val="00933A7C"/>
    <w:rsid w:val="009731CC"/>
    <w:rsid w:val="009D1D56"/>
    <w:rsid w:val="00C04859"/>
    <w:rsid w:val="00D355F0"/>
    <w:rsid w:val="00DA3F50"/>
    <w:rsid w:val="00E75E85"/>
    <w:rsid w:val="00ED37F2"/>
    <w:rsid w:val="00EF3BDE"/>
    <w:rsid w:val="00F01D63"/>
    <w:rsid w:val="00F12A2D"/>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DC1A3-9B4D-4D1E-8528-6D032011F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6045</Words>
  <Characters>34462</Characters>
  <Application>Microsoft Office Word</Application>
  <DocSecurity>4</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2019-01-30T16:41:00Z</dcterms:created>
  <dcterms:modified xsi:type="dcterms:W3CDTF">2019-01-30T16:41:00Z</dcterms:modified>
</cp:coreProperties>
</file>